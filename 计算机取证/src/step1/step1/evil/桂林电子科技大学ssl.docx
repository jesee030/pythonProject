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6F05" w:rsidRDefault="00426C2C">
      <w:pPr>
        <w:widowControl/>
        <w:shd w:val="clear" w:color="auto" w:fill="FFFFFF"/>
        <w:spacing w:line="512" w:lineRule="atLeast"/>
        <w:jc w:val="center"/>
        <w:outlineLvl w:val="0"/>
        <w:rPr>
          <w:ins w:id="0" w:author="Windows 用户" w:date="2019-12-23T15:17:00Z"/>
          <w:rFonts w:ascii="微软雅黑" w:eastAsia="微软雅黑" w:hAnsi="微软雅黑" w:cs="宋体"/>
          <w:b/>
          <w:bCs/>
          <w:kern w:val="36"/>
          <w:sz w:val="32"/>
          <w:szCs w:val="32"/>
        </w:rPr>
      </w:pPr>
      <w:bookmarkStart w:id="1" w:name="_GoBack"/>
      <w:bookmarkEnd w:id="1"/>
      <w:r>
        <w:rPr>
          <w:rFonts w:ascii="微软雅黑" w:eastAsia="微软雅黑" w:hAnsi="微软雅黑" w:cs="宋体" w:hint="eastAsia"/>
          <w:b/>
          <w:bCs/>
          <w:kern w:val="36"/>
          <w:sz w:val="32"/>
          <w:szCs w:val="32"/>
        </w:rPr>
        <w:t>桂林电子科技大学</w:t>
      </w:r>
      <w:r>
        <w:rPr>
          <w:rFonts w:ascii="微软雅黑" w:eastAsia="微软雅黑" w:hAnsi="微软雅黑" w:cs="宋体" w:hint="eastAsia"/>
          <w:b/>
          <w:bCs/>
          <w:kern w:val="36"/>
          <w:sz w:val="32"/>
          <w:szCs w:val="32"/>
        </w:rPr>
        <w:t>SSL VPN</w:t>
      </w:r>
      <w:r>
        <w:rPr>
          <w:rFonts w:ascii="微软雅黑" w:eastAsia="微软雅黑" w:hAnsi="微软雅黑" w:cs="宋体" w:hint="eastAsia"/>
          <w:b/>
          <w:bCs/>
          <w:kern w:val="36"/>
          <w:sz w:val="32"/>
          <w:szCs w:val="32"/>
        </w:rPr>
        <w:t>系统用户使用指南</w:t>
      </w:r>
    </w:p>
    <w:p w:rsidR="00E56F05" w:rsidRDefault="00E56F05">
      <w:pPr>
        <w:widowControl/>
        <w:shd w:val="clear" w:color="auto" w:fill="FFFFFF"/>
        <w:spacing w:line="512" w:lineRule="atLeast"/>
        <w:jc w:val="center"/>
        <w:outlineLvl w:val="0"/>
        <w:rPr>
          <w:rFonts w:ascii="微软雅黑" w:eastAsia="微软雅黑" w:hAnsi="微软雅黑" w:cs="宋体"/>
          <w:b/>
          <w:bCs/>
          <w:kern w:val="36"/>
          <w:sz w:val="32"/>
          <w:szCs w:val="32"/>
        </w:rPr>
      </w:pPr>
    </w:p>
    <w:p w:rsidR="00E56F05" w:rsidRDefault="00426C2C">
      <w:pPr>
        <w:ind w:firstLine="420"/>
        <w:rPr>
          <w:rFonts w:asciiTheme="minorEastAsia" w:hAnsiTheme="minorEastAsia" w:cstheme="minorEastAsia"/>
          <w:sz w:val="24"/>
          <w:szCs w:val="24"/>
        </w:rPr>
      </w:pPr>
      <w:r>
        <w:rPr>
          <w:rFonts w:asciiTheme="minorEastAsia" w:hAnsiTheme="minorEastAsia" w:cstheme="minorEastAsia" w:hint="eastAsia"/>
          <w:sz w:val="24"/>
          <w:szCs w:val="24"/>
        </w:rPr>
        <w:t>为解决我校教职工住校外或不在校内时使用校内部分电子资源在校外时访问不到学校内部网络资源（如图书馆电子资源、财务系统及校内其他信息系统等）等问题，学校面向教职工用户提供“</w:t>
      </w:r>
      <w:r>
        <w:rPr>
          <w:rFonts w:asciiTheme="minorEastAsia" w:hAnsiTheme="minorEastAsia" w:cstheme="minorEastAsia" w:hint="eastAsia"/>
          <w:sz w:val="24"/>
          <w:szCs w:val="24"/>
        </w:rPr>
        <w:t>SSL VPN</w:t>
      </w:r>
      <w:r>
        <w:rPr>
          <w:rFonts w:asciiTheme="minorEastAsia" w:hAnsiTheme="minorEastAsia" w:cstheme="minorEastAsia" w:hint="eastAsia"/>
          <w:sz w:val="24"/>
          <w:szCs w:val="24"/>
        </w:rPr>
        <w:t>”服务。</w:t>
      </w:r>
      <w:r>
        <w:rPr>
          <w:rFonts w:asciiTheme="minorEastAsia" w:hAnsiTheme="minorEastAsia" w:cstheme="minorEastAsia" w:hint="eastAsia"/>
          <w:sz w:val="24"/>
          <w:szCs w:val="24"/>
        </w:rPr>
        <w:t xml:space="preserve">SSL </w:t>
      </w:r>
      <w:r>
        <w:rPr>
          <w:rFonts w:asciiTheme="minorEastAsia" w:hAnsiTheme="minorEastAsia" w:cstheme="minorEastAsia" w:hint="eastAsia"/>
          <w:sz w:val="24"/>
          <w:szCs w:val="24"/>
        </w:rPr>
        <w:t>VPN</w:t>
      </w:r>
      <w:r>
        <w:rPr>
          <w:rFonts w:asciiTheme="minorEastAsia" w:hAnsiTheme="minorEastAsia" w:cstheme="minorEastAsia" w:hint="eastAsia"/>
          <w:sz w:val="24"/>
          <w:szCs w:val="24"/>
        </w:rPr>
        <w:t>系统使用原校园网计费认证系统</w:t>
      </w:r>
      <w:r>
        <w:rPr>
          <w:rFonts w:asciiTheme="minorEastAsia" w:hAnsiTheme="minorEastAsia" w:cstheme="minorEastAsia" w:hint="eastAsia"/>
          <w:sz w:val="24"/>
          <w:szCs w:val="24"/>
        </w:rPr>
        <w:t>VPN</w:t>
      </w:r>
      <w:r>
        <w:rPr>
          <w:rFonts w:asciiTheme="minorEastAsia" w:hAnsiTheme="minorEastAsia" w:cstheme="minorEastAsia" w:hint="eastAsia"/>
          <w:sz w:val="24"/>
          <w:szCs w:val="24"/>
        </w:rPr>
        <w:t>的账号密码</w:t>
      </w:r>
      <w:r>
        <w:rPr>
          <w:rFonts w:asciiTheme="minorEastAsia" w:hAnsiTheme="minorEastAsia" w:cstheme="minorEastAsia" w:hint="eastAsia"/>
          <w:sz w:val="24"/>
          <w:szCs w:val="24"/>
        </w:rPr>
        <w:t>(</w:t>
      </w:r>
      <w:r>
        <w:rPr>
          <w:rFonts w:asciiTheme="minorEastAsia" w:hAnsiTheme="minorEastAsia" w:cstheme="minorEastAsia" w:hint="eastAsia"/>
          <w:sz w:val="24"/>
          <w:szCs w:val="24"/>
        </w:rPr>
        <w:t>若</w:t>
      </w:r>
      <w:r>
        <w:rPr>
          <w:rFonts w:asciiTheme="minorEastAsia" w:hAnsiTheme="minorEastAsia" w:cstheme="minorEastAsia" w:hint="eastAsia"/>
          <w:sz w:val="24"/>
          <w:szCs w:val="24"/>
        </w:rPr>
        <w:t>VPN</w:t>
      </w:r>
      <w:r>
        <w:rPr>
          <w:rFonts w:asciiTheme="minorEastAsia" w:hAnsiTheme="minorEastAsia" w:cstheme="minorEastAsia" w:hint="eastAsia"/>
          <w:sz w:val="24"/>
          <w:szCs w:val="24"/>
        </w:rPr>
        <w:t>密码忘记可通过智慧校园一站式服务大厅，找到网络与信息技术中心业务中的密码重置业务来重置密码；若</w:t>
      </w:r>
      <w:r>
        <w:rPr>
          <w:rFonts w:asciiTheme="minorEastAsia" w:hAnsiTheme="minorEastAsia" w:cstheme="minorEastAsia" w:hint="eastAsia"/>
          <w:sz w:val="24"/>
          <w:szCs w:val="24"/>
        </w:rPr>
        <w:t>VPN</w:t>
      </w:r>
      <w:r>
        <w:rPr>
          <w:rFonts w:asciiTheme="minorEastAsia" w:hAnsiTheme="minorEastAsia" w:cstheme="minorEastAsia" w:hint="eastAsia"/>
          <w:sz w:val="24"/>
          <w:szCs w:val="24"/>
        </w:rPr>
        <w:t>账号也已忘记，请您在智慧校园一站式服务大厅的网络与信息技术中心业务重置密码的业务中填写账号为“忘记”，其他个人信息请确保填写正确即可，我们会为您找回账号并重置密码。</w:t>
      </w:r>
      <w:r>
        <w:rPr>
          <w:rFonts w:asciiTheme="minorEastAsia" w:hAnsiTheme="minorEastAsia" w:cstheme="minorEastAsia" w:hint="eastAsia"/>
          <w:sz w:val="24"/>
          <w:szCs w:val="24"/>
        </w:rPr>
        <w:t>)</w:t>
      </w:r>
      <w:r>
        <w:rPr>
          <w:rFonts w:asciiTheme="minorEastAsia" w:hAnsiTheme="minorEastAsia" w:cstheme="minorEastAsia" w:hint="eastAsia"/>
          <w:sz w:val="24"/>
          <w:szCs w:val="24"/>
        </w:rPr>
        <w:t>。</w:t>
      </w:r>
    </w:p>
    <w:p w:rsidR="00E56F05" w:rsidRDefault="00426C2C">
      <w:pPr>
        <w:jc w:val="left"/>
        <w:rPr>
          <w:b/>
          <w:bCs/>
          <w:sz w:val="28"/>
          <w:szCs w:val="28"/>
        </w:rPr>
      </w:pPr>
      <w:r>
        <w:rPr>
          <w:rFonts w:hint="eastAsia"/>
          <w:b/>
          <w:bCs/>
          <w:sz w:val="28"/>
          <w:szCs w:val="28"/>
        </w:rPr>
        <w:t xml:space="preserve">  </w:t>
      </w:r>
      <w:r>
        <w:rPr>
          <w:rFonts w:hint="eastAsia"/>
          <w:b/>
          <w:bCs/>
          <w:sz w:val="28"/>
          <w:szCs w:val="28"/>
        </w:rPr>
        <w:t>一、</w:t>
      </w:r>
      <w:r>
        <w:rPr>
          <w:rFonts w:hint="eastAsia"/>
          <w:b/>
          <w:bCs/>
          <w:sz w:val="28"/>
          <w:szCs w:val="28"/>
        </w:rPr>
        <w:t>SSL VPN</w:t>
      </w:r>
      <w:r>
        <w:rPr>
          <w:rFonts w:hint="eastAsia"/>
          <w:b/>
          <w:bCs/>
          <w:sz w:val="28"/>
          <w:szCs w:val="28"/>
        </w:rPr>
        <w:t>服务器地址</w:t>
      </w:r>
    </w:p>
    <w:p w:rsidR="00E56F05" w:rsidRDefault="00426C2C">
      <w:pPr>
        <w:pStyle w:val="ad"/>
        <w:ind w:left="415" w:firstLineChars="0" w:firstLine="0"/>
        <w:rPr>
          <w:rFonts w:asciiTheme="minorEastAsia" w:hAnsiTheme="minorEastAsia" w:cstheme="minorEastAsia"/>
          <w:sz w:val="24"/>
          <w:szCs w:val="24"/>
        </w:rPr>
      </w:pPr>
      <w:r>
        <w:rPr>
          <w:rFonts w:asciiTheme="minorEastAsia" w:hAnsiTheme="minorEastAsia" w:cstheme="minorEastAsia" w:hint="eastAsia"/>
          <w:sz w:val="24"/>
          <w:szCs w:val="24"/>
        </w:rPr>
        <w:t>目前，学校向校外提供</w:t>
      </w:r>
      <w:r>
        <w:rPr>
          <w:rFonts w:asciiTheme="minorEastAsia" w:hAnsiTheme="minorEastAsia" w:cstheme="minorEastAsia" w:hint="eastAsia"/>
          <w:sz w:val="24"/>
          <w:szCs w:val="24"/>
        </w:rPr>
        <w:t>SSL VPN</w:t>
      </w:r>
      <w:r>
        <w:rPr>
          <w:rFonts w:asciiTheme="minorEastAsia" w:hAnsiTheme="minorEastAsia" w:cstheme="minorEastAsia" w:hint="eastAsia"/>
          <w:sz w:val="24"/>
          <w:szCs w:val="24"/>
        </w:rPr>
        <w:t>的服务器有</w:t>
      </w:r>
      <w:r>
        <w:rPr>
          <w:rFonts w:asciiTheme="minorEastAsia" w:hAnsiTheme="minorEastAsia" w:cstheme="minorEastAsia" w:hint="eastAsia"/>
          <w:sz w:val="24"/>
          <w:szCs w:val="24"/>
        </w:rPr>
        <w:t>2</w:t>
      </w:r>
      <w:r>
        <w:rPr>
          <w:rFonts w:asciiTheme="minorEastAsia" w:hAnsiTheme="minorEastAsia" w:cstheme="minorEastAsia" w:hint="eastAsia"/>
          <w:sz w:val="24"/>
          <w:szCs w:val="24"/>
        </w:rPr>
        <w:t>台，地址分别如下：</w:t>
      </w:r>
    </w:p>
    <w:p w:rsidR="00E56F05" w:rsidRDefault="00426C2C">
      <w:pPr>
        <w:pStyle w:val="ad"/>
        <w:numPr>
          <w:ilvl w:val="0"/>
          <w:numId w:val="1"/>
        </w:numPr>
        <w:ind w:firstLineChars="0"/>
        <w:rPr>
          <w:rFonts w:asciiTheme="minorEastAsia" w:hAnsiTheme="minorEastAsia" w:cstheme="minorEastAsia"/>
          <w:sz w:val="24"/>
          <w:szCs w:val="24"/>
        </w:rPr>
      </w:pPr>
      <w:hyperlink r:id="rId7" w:history="1">
        <w:r>
          <w:rPr>
            <w:rStyle w:val="ab"/>
            <w:rFonts w:asciiTheme="minorEastAsia" w:hAnsiTheme="minorEastAsia" w:cstheme="minorEastAsia" w:hint="eastAsia"/>
            <w:sz w:val="24"/>
            <w:szCs w:val="24"/>
          </w:rPr>
          <w:t>https://sslvpn.guet.edu.cn</w:t>
        </w:r>
      </w:hyperlink>
      <w:r>
        <w:rPr>
          <w:rFonts w:asciiTheme="minorEastAsia" w:hAnsiTheme="minorEastAsia" w:cstheme="minorEastAsia" w:hint="eastAsia"/>
          <w:sz w:val="24"/>
          <w:szCs w:val="24"/>
        </w:rPr>
        <w:t>中国电信出口</w:t>
      </w:r>
    </w:p>
    <w:p w:rsidR="00E56F05" w:rsidRDefault="00426C2C">
      <w:pPr>
        <w:pStyle w:val="ad"/>
        <w:numPr>
          <w:ilvl w:val="0"/>
          <w:numId w:val="1"/>
        </w:numPr>
        <w:ind w:firstLineChars="0"/>
        <w:rPr>
          <w:rFonts w:asciiTheme="minorEastAsia" w:hAnsiTheme="minorEastAsia" w:cstheme="minorEastAsia"/>
          <w:sz w:val="24"/>
          <w:szCs w:val="24"/>
        </w:rPr>
      </w:pPr>
      <w:hyperlink r:id="rId8" w:history="1">
        <w:r>
          <w:rPr>
            <w:rStyle w:val="ab"/>
            <w:rFonts w:asciiTheme="minorEastAsia" w:hAnsiTheme="minorEastAsia" w:cstheme="minorEastAsia" w:hint="eastAsia"/>
            <w:sz w:val="24"/>
            <w:szCs w:val="24"/>
          </w:rPr>
          <w:t>https://cmssl.guet.edu.cn</w:t>
        </w:r>
      </w:hyperlink>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中国移动出口</w:t>
      </w:r>
    </w:p>
    <w:p w:rsidR="00E56F05" w:rsidRDefault="00426C2C">
      <w:pPr>
        <w:ind w:left="415"/>
        <w:rPr>
          <w:rFonts w:asciiTheme="minorEastAsia" w:hAnsiTheme="minorEastAsia" w:cstheme="minorEastAsia"/>
          <w:sz w:val="24"/>
          <w:szCs w:val="24"/>
        </w:rPr>
      </w:pPr>
      <w:r>
        <w:rPr>
          <w:rFonts w:asciiTheme="minorEastAsia" w:hAnsiTheme="minorEastAsia" w:cstheme="minorEastAsia" w:hint="eastAsia"/>
          <w:sz w:val="24"/>
          <w:szCs w:val="24"/>
        </w:rPr>
        <w:t>请各位用户根据自己上网时所接入的运营商网络自行选择连接的</w:t>
      </w:r>
      <w:r>
        <w:rPr>
          <w:rFonts w:asciiTheme="minorEastAsia" w:hAnsiTheme="minorEastAsia" w:cstheme="minorEastAsia" w:hint="eastAsia"/>
          <w:sz w:val="24"/>
          <w:szCs w:val="24"/>
        </w:rPr>
        <w:t>SSL VPN</w:t>
      </w:r>
      <w:r>
        <w:rPr>
          <w:rFonts w:asciiTheme="minorEastAsia" w:hAnsiTheme="minorEastAsia" w:cstheme="minorEastAsia" w:hint="eastAsia"/>
          <w:sz w:val="24"/>
          <w:szCs w:val="24"/>
        </w:rPr>
        <w:t>的服务器，若用户使用的联通网络，可使用电信或移动</w:t>
      </w:r>
      <w:r>
        <w:rPr>
          <w:rFonts w:asciiTheme="minorEastAsia" w:hAnsiTheme="minorEastAsia" w:cstheme="minorEastAsia" w:hint="eastAsia"/>
          <w:sz w:val="24"/>
          <w:szCs w:val="24"/>
        </w:rPr>
        <w:t>SSL VPN</w:t>
      </w:r>
      <w:r>
        <w:rPr>
          <w:rFonts w:asciiTheme="minorEastAsia" w:hAnsiTheme="minorEastAsia" w:cstheme="minorEastAsia" w:hint="eastAsia"/>
          <w:sz w:val="24"/>
          <w:szCs w:val="24"/>
        </w:rPr>
        <w:t>尝试连接。</w:t>
      </w:r>
    </w:p>
    <w:p w:rsidR="00E56F05" w:rsidRDefault="00426C2C">
      <w:pPr>
        <w:jc w:val="left"/>
        <w:rPr>
          <w:b/>
          <w:bCs/>
          <w:sz w:val="28"/>
          <w:szCs w:val="28"/>
        </w:rPr>
      </w:pPr>
      <w:r>
        <w:rPr>
          <w:rFonts w:hint="eastAsia"/>
          <w:b/>
          <w:bCs/>
          <w:sz w:val="28"/>
          <w:szCs w:val="28"/>
        </w:rPr>
        <w:t>二、</w:t>
      </w:r>
      <w:r>
        <w:rPr>
          <w:rFonts w:hint="eastAsia"/>
          <w:b/>
          <w:bCs/>
          <w:sz w:val="28"/>
          <w:szCs w:val="28"/>
        </w:rPr>
        <w:t>Windows SSL VPN</w:t>
      </w:r>
      <w:r>
        <w:rPr>
          <w:rFonts w:hint="eastAsia"/>
          <w:b/>
          <w:bCs/>
          <w:sz w:val="28"/>
          <w:szCs w:val="28"/>
        </w:rPr>
        <w:t>使用指南</w:t>
      </w:r>
    </w:p>
    <w:p w:rsidR="00E56F05" w:rsidRDefault="00426C2C">
      <w:pPr>
        <w:ind w:firstLineChars="150" w:firstLine="360"/>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说明：以下是电信网络为例，如你使用的是移动的网络，请使用对应的移动出口地址：</w:t>
      </w:r>
      <w:hyperlink r:id="rId9" w:history="1">
        <w:r>
          <w:rPr>
            <w:rFonts w:asciiTheme="minorEastAsia" w:hAnsiTheme="minorEastAsia" w:cstheme="minorEastAsia" w:hint="eastAsia"/>
            <w:color w:val="333333"/>
            <w:sz w:val="24"/>
            <w:szCs w:val="24"/>
            <w:shd w:val="clear" w:color="auto" w:fill="FFFFFF"/>
          </w:rPr>
          <w:t>https://cmssl.guet.edu.cn</w:t>
        </w:r>
      </w:hyperlink>
      <w:r>
        <w:rPr>
          <w:rFonts w:asciiTheme="minorEastAsia" w:hAnsiTheme="minorEastAsia" w:cstheme="minorEastAsia" w:hint="eastAsia"/>
          <w:color w:val="333333"/>
          <w:sz w:val="24"/>
          <w:szCs w:val="24"/>
          <w:shd w:val="clear" w:color="auto" w:fill="FFFFFF"/>
        </w:rPr>
        <w:t>。</w:t>
      </w:r>
    </w:p>
    <w:p w:rsidR="00E56F05" w:rsidRDefault="00426C2C">
      <w:pPr>
        <w:ind w:firstLineChars="150" w:firstLine="360"/>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1</w:t>
      </w:r>
      <w:r>
        <w:rPr>
          <w:rFonts w:asciiTheme="minorEastAsia" w:hAnsiTheme="minorEastAsia" w:cstheme="minorEastAsia" w:hint="eastAsia"/>
          <w:color w:val="333333"/>
          <w:sz w:val="24"/>
          <w:szCs w:val="24"/>
          <w:shd w:val="clear" w:color="auto" w:fill="FFFFFF"/>
        </w:rPr>
        <w:t>、首先用户的电脑必须连上互联网，打开浏览器</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建议使用</w:t>
      </w:r>
      <w:r>
        <w:rPr>
          <w:rFonts w:asciiTheme="minorEastAsia" w:hAnsiTheme="minorEastAsia" w:cstheme="minorEastAsia" w:hint="eastAsia"/>
          <w:color w:val="333333"/>
          <w:sz w:val="24"/>
          <w:szCs w:val="24"/>
          <w:shd w:val="clear" w:color="auto" w:fill="FFFFFF"/>
        </w:rPr>
        <w:t>360</w:t>
      </w:r>
      <w:r>
        <w:rPr>
          <w:rFonts w:asciiTheme="minorEastAsia" w:hAnsiTheme="minorEastAsia" w:cstheme="minorEastAsia" w:hint="eastAsia"/>
          <w:color w:val="333333"/>
          <w:sz w:val="24"/>
          <w:szCs w:val="24"/>
          <w:shd w:val="clear" w:color="auto" w:fill="FFFFFF"/>
        </w:rPr>
        <w:t>极速浏览器这类多内核浏览器的兼容模式</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，在地址栏输入学校</w:t>
      </w:r>
      <w:r>
        <w:rPr>
          <w:rFonts w:asciiTheme="minorEastAsia" w:hAnsiTheme="minorEastAsia" w:cstheme="minorEastAsia" w:hint="eastAsia"/>
          <w:color w:val="333333"/>
          <w:sz w:val="24"/>
          <w:szCs w:val="24"/>
          <w:shd w:val="clear" w:color="auto" w:fill="FFFFFF"/>
        </w:rPr>
        <w:t>VPN</w:t>
      </w:r>
      <w:r>
        <w:rPr>
          <w:rFonts w:asciiTheme="minorEastAsia" w:hAnsiTheme="minorEastAsia" w:cstheme="minorEastAsia" w:hint="eastAsia"/>
          <w:color w:val="333333"/>
          <w:sz w:val="24"/>
          <w:szCs w:val="24"/>
          <w:shd w:val="clear" w:color="auto" w:fill="FFFFFF"/>
        </w:rPr>
        <w:t>地址</w:t>
      </w: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4699635" cy="2600325"/>
            <wp:effectExtent l="19050" t="0" r="5451"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srcRect/>
                    <a:stretch>
                      <a:fillRect/>
                    </a:stretch>
                  </pic:blipFill>
                  <pic:spPr>
                    <a:xfrm>
                      <a:off x="0" y="0"/>
                      <a:ext cx="4700200" cy="2600491"/>
                    </a:xfrm>
                    <a:prstGeom prst="rect">
                      <a:avLst/>
                    </a:prstGeom>
                    <a:noFill/>
                    <a:ln w="9525">
                      <a:noFill/>
                      <a:miter lim="800000"/>
                      <a:headEnd/>
                      <a:tailEnd/>
                    </a:ln>
                  </pic:spPr>
                </pic:pic>
              </a:graphicData>
            </a:graphic>
          </wp:inline>
        </w:drawing>
      </w:r>
    </w:p>
    <w:p w:rsidR="00E56F05" w:rsidRDefault="00426C2C">
      <w:pPr>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选择继续“浏览此网站（不推荐）”进入登录页面</w:t>
      </w:r>
    </w:p>
    <w:p w:rsidR="00E56F05" w:rsidRDefault="00426C2C">
      <w:pPr>
        <w:jc w:val="center"/>
        <w:rPr>
          <w:rFonts w:asciiTheme="minorEastAsia" w:hAnsiTheme="minorEastAsia" w:cstheme="minorEastAsia"/>
          <w:color w:val="333333"/>
          <w:sz w:val="24"/>
          <w:szCs w:val="24"/>
          <w:shd w:val="clear" w:color="auto" w:fill="FFFFFF"/>
        </w:rPr>
      </w:pPr>
      <w:r>
        <w:rPr>
          <w:rFonts w:asciiTheme="minorEastAsia" w:hAnsiTheme="minorEastAsia" w:cstheme="minorEastAsia" w:hint="eastAsia"/>
          <w:noProof/>
          <w:color w:val="333333"/>
          <w:sz w:val="24"/>
          <w:szCs w:val="24"/>
          <w:shd w:val="clear" w:color="auto" w:fill="FFFFFF"/>
        </w:rPr>
        <w:lastRenderedPageBreak/>
        <w:drawing>
          <wp:inline distT="0" distB="0" distL="0" distR="0">
            <wp:extent cx="4381500" cy="28479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4392091" cy="2854859"/>
                    </a:xfrm>
                    <a:prstGeom prst="rect">
                      <a:avLst/>
                    </a:prstGeom>
                    <a:noFill/>
                    <a:ln w="9525">
                      <a:noFill/>
                      <a:miter lim="800000"/>
                      <a:headEnd/>
                      <a:tailEnd/>
                    </a:ln>
                  </pic:spPr>
                </pic:pic>
              </a:graphicData>
            </a:graphic>
          </wp:inline>
        </w:drawing>
      </w:r>
    </w:p>
    <w:p w:rsidR="00E56F05" w:rsidRDefault="00426C2C">
      <w:pPr>
        <w:autoSpaceDE w:val="0"/>
        <w:autoSpaceDN w:val="0"/>
        <w:adjustRightInd w:val="0"/>
        <w:ind w:firstLineChars="100" w:firstLine="240"/>
        <w:jc w:val="left"/>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2</w:t>
      </w:r>
      <w:r>
        <w:rPr>
          <w:rFonts w:asciiTheme="minorEastAsia" w:hAnsiTheme="minorEastAsia" w:cstheme="minorEastAsia" w:hint="eastAsia"/>
          <w:color w:val="333333"/>
          <w:sz w:val="24"/>
          <w:szCs w:val="24"/>
          <w:shd w:val="clear" w:color="auto" w:fill="FFFFFF"/>
        </w:rPr>
        <w:t>、如果用户首次使用</w:t>
      </w:r>
      <w:r>
        <w:rPr>
          <w:rFonts w:asciiTheme="minorEastAsia" w:hAnsiTheme="minorEastAsia" w:cstheme="minorEastAsia" w:hint="eastAsia"/>
          <w:color w:val="333333"/>
          <w:sz w:val="24"/>
          <w:szCs w:val="24"/>
          <w:shd w:val="clear" w:color="auto" w:fill="FFFFFF"/>
        </w:rPr>
        <w:t>VPN</w:t>
      </w:r>
      <w:r>
        <w:rPr>
          <w:rFonts w:asciiTheme="minorEastAsia" w:hAnsiTheme="minorEastAsia" w:cstheme="minorEastAsia" w:hint="eastAsia"/>
          <w:color w:val="333333"/>
          <w:sz w:val="24"/>
          <w:szCs w:val="24"/>
          <w:shd w:val="clear" w:color="auto" w:fill="FFFFFF"/>
        </w:rPr>
        <w:t>系统会提示安装客户端，请按提示安装插件。在安装</w:t>
      </w:r>
      <w:r>
        <w:rPr>
          <w:rFonts w:asciiTheme="minorEastAsia" w:hAnsiTheme="minorEastAsia" w:cstheme="minorEastAsia" w:hint="eastAsia"/>
          <w:color w:val="333333"/>
          <w:sz w:val="24"/>
          <w:szCs w:val="24"/>
          <w:shd w:val="clear" w:color="auto" w:fill="FFFFFF"/>
        </w:rPr>
        <w:t xml:space="preserve">SSL VPN </w:t>
      </w:r>
      <w:r>
        <w:rPr>
          <w:rFonts w:asciiTheme="minorEastAsia" w:hAnsiTheme="minorEastAsia" w:cstheme="minorEastAsia" w:hint="eastAsia"/>
          <w:color w:val="333333"/>
          <w:sz w:val="24"/>
          <w:szCs w:val="24"/>
          <w:shd w:val="clear" w:color="auto" w:fill="FFFFFF"/>
        </w:rPr>
        <w:t>组件的过程中，请先关闭本机的防火墙及杀毒软件，否则可能会安装不成功。如安装不成功请手动下载安装组件。</w:t>
      </w:r>
    </w:p>
    <w:p w:rsidR="00E56F05" w:rsidRDefault="00426C2C">
      <w:pPr>
        <w:ind w:firstLineChars="450" w:firstLine="1080"/>
        <w:jc w:val="center"/>
        <w:rPr>
          <w:rFonts w:asciiTheme="minorEastAsia" w:hAnsiTheme="minorEastAsia" w:cstheme="minorEastAsia"/>
          <w:color w:val="333333"/>
          <w:sz w:val="24"/>
          <w:szCs w:val="24"/>
          <w:shd w:val="clear" w:color="auto" w:fill="FFFFFF"/>
        </w:rPr>
      </w:pPr>
      <w:r>
        <w:rPr>
          <w:rFonts w:asciiTheme="minorEastAsia" w:hAnsiTheme="minorEastAsia" w:cstheme="minorEastAsia" w:hint="eastAsia"/>
          <w:noProof/>
          <w:color w:val="333333"/>
          <w:sz w:val="24"/>
          <w:szCs w:val="24"/>
          <w:shd w:val="clear" w:color="auto" w:fill="FFFFFF"/>
        </w:rPr>
        <w:drawing>
          <wp:inline distT="0" distB="0" distL="0" distR="0">
            <wp:extent cx="1886585" cy="633730"/>
            <wp:effectExtent l="1905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noChangeArrowheads="1"/>
                    </pic:cNvPicPr>
                  </pic:nvPicPr>
                  <pic:blipFill>
                    <a:blip r:embed="rId12"/>
                    <a:srcRect/>
                    <a:stretch>
                      <a:fillRect/>
                    </a:stretch>
                  </pic:blipFill>
                  <pic:spPr>
                    <a:xfrm>
                      <a:off x="0" y="0"/>
                      <a:ext cx="1886084" cy="633724"/>
                    </a:xfrm>
                    <a:prstGeom prst="rect">
                      <a:avLst/>
                    </a:prstGeom>
                    <a:noFill/>
                    <a:ln w="9525">
                      <a:noFill/>
                      <a:miter lim="800000"/>
                      <a:headEnd/>
                      <a:tailEnd/>
                    </a:ln>
                  </pic:spPr>
                </pic:pic>
              </a:graphicData>
            </a:graphic>
          </wp:inline>
        </w:drawing>
      </w:r>
    </w:p>
    <w:p w:rsidR="00E56F05" w:rsidRDefault="00E56F05">
      <w:pPr>
        <w:ind w:firstLineChars="100" w:firstLine="240"/>
        <w:rPr>
          <w:rFonts w:asciiTheme="minorEastAsia" w:hAnsiTheme="minorEastAsia" w:cstheme="minorEastAsia"/>
          <w:color w:val="333333"/>
          <w:sz w:val="24"/>
          <w:szCs w:val="24"/>
          <w:shd w:val="clear" w:color="auto" w:fill="FFFFFF"/>
        </w:rPr>
      </w:pPr>
    </w:p>
    <w:p w:rsidR="00E56F05" w:rsidRDefault="00426C2C">
      <w:pPr>
        <w:ind w:firstLineChars="50" w:firstLine="120"/>
        <w:rPr>
          <w:rFonts w:asciiTheme="minorEastAsia" w:hAnsiTheme="minorEastAsia" w:cstheme="minorEastAsia"/>
          <w:sz w:val="24"/>
          <w:szCs w:val="24"/>
        </w:rPr>
      </w:pPr>
      <w:r>
        <w:rPr>
          <w:rFonts w:asciiTheme="minorEastAsia" w:hAnsiTheme="minorEastAsia" w:cstheme="minorEastAsia" w:hint="eastAsia"/>
          <w:color w:val="333333"/>
          <w:sz w:val="24"/>
          <w:szCs w:val="24"/>
          <w:shd w:val="clear" w:color="auto" w:fill="FFFFFF"/>
        </w:rPr>
        <w:t>3</w:t>
      </w:r>
      <w:r>
        <w:rPr>
          <w:rFonts w:asciiTheme="minorEastAsia" w:hAnsiTheme="minorEastAsia" w:cstheme="minorEastAsia" w:hint="eastAsia"/>
          <w:color w:val="333333"/>
          <w:sz w:val="24"/>
          <w:szCs w:val="24"/>
          <w:shd w:val="clear" w:color="auto" w:fill="FFFFFF"/>
        </w:rPr>
        <w:t>、安装完毕后，或者再次进入“</w:t>
      </w:r>
      <w:r>
        <w:rPr>
          <w:rFonts w:asciiTheme="minorEastAsia" w:hAnsiTheme="minorEastAsia" w:cstheme="minorEastAsia" w:hint="eastAsia"/>
          <w:color w:val="333333"/>
          <w:sz w:val="24"/>
          <w:szCs w:val="24"/>
          <w:shd w:val="clear" w:color="auto" w:fill="FFFFFF"/>
        </w:rPr>
        <w:t>SSL VPN</w:t>
      </w:r>
      <w:r>
        <w:rPr>
          <w:rFonts w:asciiTheme="minorEastAsia" w:hAnsiTheme="minorEastAsia" w:cstheme="minorEastAsia" w:hint="eastAsia"/>
          <w:color w:val="333333"/>
          <w:sz w:val="24"/>
          <w:szCs w:val="24"/>
          <w:shd w:val="clear" w:color="auto" w:fill="FFFFFF"/>
        </w:rPr>
        <w:t>登陆界面”，请输入用户名和密码点击登录，会显示如图界面；</w:t>
      </w:r>
      <w:r>
        <w:rPr>
          <w:rFonts w:asciiTheme="minorEastAsia" w:hAnsiTheme="minorEastAsia" w:cstheme="minorEastAsia" w:hint="eastAsia"/>
          <w:color w:val="333333"/>
          <w:sz w:val="24"/>
          <w:szCs w:val="24"/>
          <w:shd w:val="clear" w:color="auto" w:fill="FFFFFF"/>
        </w:rPr>
        <w:t xml:space="preserve"> </w:t>
      </w:r>
      <w:r>
        <w:rPr>
          <w:rFonts w:asciiTheme="minorEastAsia" w:hAnsiTheme="minorEastAsia" w:cstheme="minorEastAsia" w:hint="eastAsia"/>
          <w:color w:val="333333"/>
          <w:sz w:val="24"/>
          <w:szCs w:val="24"/>
          <w:shd w:val="clear" w:color="auto" w:fill="FFFFFF"/>
        </w:rPr>
        <w:t>并且电脑桌面上会新增</w:t>
      </w:r>
      <w:r>
        <w:rPr>
          <w:rFonts w:asciiTheme="minorEastAsia" w:hAnsiTheme="minorEastAsia" w:cstheme="minorEastAsia" w:hint="eastAsia"/>
          <w:sz w:val="24"/>
          <w:szCs w:val="24"/>
        </w:rPr>
        <w:t>Easyconnect</w:t>
      </w:r>
      <w:r>
        <w:rPr>
          <w:rFonts w:asciiTheme="minorEastAsia" w:hAnsiTheme="minorEastAsia" w:cstheme="minorEastAsia" w:hint="eastAsia"/>
          <w:noProof/>
          <w:kern w:val="0"/>
          <w:sz w:val="24"/>
          <w:szCs w:val="24"/>
        </w:rPr>
        <w:drawing>
          <wp:inline distT="0" distB="0" distL="0" distR="0">
            <wp:extent cx="352425" cy="389890"/>
            <wp:effectExtent l="19050" t="0" r="9525" b="0"/>
            <wp:docPr id="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9"/>
                    <pic:cNvPicPr>
                      <a:picLocks noChangeAspect="1" noChangeArrowheads="1"/>
                    </pic:cNvPicPr>
                  </pic:nvPicPr>
                  <pic:blipFill>
                    <a:blip r:embed="rId13"/>
                    <a:srcRect/>
                    <a:stretch>
                      <a:fillRect/>
                    </a:stretch>
                  </pic:blipFill>
                  <pic:spPr>
                    <a:xfrm>
                      <a:off x="0" y="0"/>
                      <a:ext cx="353264" cy="390991"/>
                    </a:xfrm>
                    <a:prstGeom prst="rect">
                      <a:avLst/>
                    </a:prstGeom>
                    <a:noFill/>
                    <a:ln w="9525">
                      <a:noFill/>
                      <a:miter lim="800000"/>
                      <a:headEnd/>
                      <a:tailEnd/>
                    </a:ln>
                  </pic:spPr>
                </pic:pic>
              </a:graphicData>
            </a:graphic>
          </wp:inline>
        </w:drawing>
      </w:r>
      <w:r>
        <w:rPr>
          <w:rFonts w:asciiTheme="minorEastAsia" w:hAnsiTheme="minorEastAsia" w:cstheme="minorEastAsia" w:hint="eastAsia"/>
          <w:sz w:val="24"/>
          <w:szCs w:val="24"/>
        </w:rPr>
        <w:t>应用图标。</w:t>
      </w:r>
    </w:p>
    <w:p w:rsidR="00E56F05" w:rsidRDefault="00426C2C">
      <w:pPr>
        <w:autoSpaceDE w:val="0"/>
        <w:autoSpaceDN w:val="0"/>
        <w:adjustRightInd w:val="0"/>
        <w:ind w:firstLineChars="100" w:firstLine="240"/>
        <w:jc w:val="center"/>
        <w:rPr>
          <w:rFonts w:asciiTheme="minorEastAsia" w:hAnsiTheme="minorEastAsia" w:cstheme="minorEastAsia"/>
          <w:color w:val="333333"/>
          <w:sz w:val="24"/>
          <w:szCs w:val="24"/>
          <w:shd w:val="clear" w:color="auto" w:fill="FFFFFF"/>
        </w:rPr>
      </w:pPr>
      <w:r>
        <w:rPr>
          <w:rFonts w:asciiTheme="minorEastAsia" w:hAnsiTheme="minorEastAsia" w:cstheme="minorEastAsia" w:hint="eastAsia"/>
          <w:noProof/>
          <w:color w:val="333333"/>
          <w:sz w:val="24"/>
          <w:szCs w:val="24"/>
          <w:shd w:val="clear" w:color="auto" w:fill="FFFFFF"/>
        </w:rPr>
        <w:drawing>
          <wp:inline distT="0" distB="0" distL="0" distR="0">
            <wp:extent cx="5274310" cy="367284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3673271"/>
                    </a:xfrm>
                    <a:prstGeom prst="rect">
                      <a:avLst/>
                    </a:prstGeom>
                    <a:noFill/>
                    <a:ln w="9525">
                      <a:noFill/>
                      <a:miter lim="800000"/>
                      <a:headEnd/>
                      <a:tailEnd/>
                    </a:ln>
                  </pic:spPr>
                </pic:pic>
              </a:graphicData>
            </a:graphic>
          </wp:inline>
        </w:drawing>
      </w:r>
    </w:p>
    <w:p w:rsidR="00E56F05" w:rsidRDefault="00E56F05">
      <w:pPr>
        <w:autoSpaceDE w:val="0"/>
        <w:autoSpaceDN w:val="0"/>
        <w:adjustRightInd w:val="0"/>
        <w:ind w:firstLineChars="100" w:firstLine="240"/>
        <w:jc w:val="left"/>
        <w:rPr>
          <w:rFonts w:asciiTheme="minorEastAsia" w:hAnsiTheme="minorEastAsia" w:cstheme="minorEastAsia"/>
          <w:color w:val="333333"/>
          <w:sz w:val="24"/>
          <w:szCs w:val="24"/>
          <w:shd w:val="clear" w:color="auto" w:fill="FFFFFF"/>
        </w:rPr>
      </w:pPr>
    </w:p>
    <w:p w:rsidR="00E56F05" w:rsidRDefault="00426C2C">
      <w:pPr>
        <w:autoSpaceDE w:val="0"/>
        <w:autoSpaceDN w:val="0"/>
        <w:adjustRightInd w:val="0"/>
        <w:ind w:firstLineChars="100" w:firstLine="240"/>
        <w:jc w:val="left"/>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4</w:t>
      </w:r>
      <w:r>
        <w:rPr>
          <w:rFonts w:asciiTheme="minorEastAsia" w:hAnsiTheme="minorEastAsia" w:cstheme="minorEastAsia" w:hint="eastAsia"/>
          <w:color w:val="333333"/>
          <w:sz w:val="24"/>
          <w:szCs w:val="24"/>
          <w:shd w:val="clear" w:color="auto" w:fill="FFFFFF"/>
        </w:rPr>
        <w:t>、用户如果想要退出</w:t>
      </w:r>
      <w:r>
        <w:rPr>
          <w:rFonts w:asciiTheme="minorEastAsia" w:hAnsiTheme="minorEastAsia" w:cstheme="minorEastAsia" w:hint="eastAsia"/>
          <w:color w:val="333333"/>
          <w:sz w:val="24"/>
          <w:szCs w:val="24"/>
          <w:shd w:val="clear" w:color="auto" w:fill="FFFFFF"/>
        </w:rPr>
        <w:t>VPN</w:t>
      </w:r>
      <w:r>
        <w:rPr>
          <w:rFonts w:asciiTheme="minorEastAsia" w:hAnsiTheme="minorEastAsia" w:cstheme="minorEastAsia" w:hint="eastAsia"/>
          <w:color w:val="333333"/>
          <w:sz w:val="24"/>
          <w:szCs w:val="24"/>
          <w:shd w:val="clear" w:color="auto" w:fill="FFFFFF"/>
        </w:rPr>
        <w:t>，直接点击如图所示界面右上角的“注销”按钮即可。</w:t>
      </w:r>
    </w:p>
    <w:p w:rsidR="00E56F05" w:rsidRDefault="00426C2C">
      <w:pPr>
        <w:jc w:val="left"/>
        <w:rPr>
          <w:b/>
          <w:bCs/>
          <w:sz w:val="28"/>
          <w:szCs w:val="28"/>
        </w:rPr>
      </w:pPr>
      <w:r>
        <w:rPr>
          <w:rFonts w:hint="eastAsia"/>
          <w:b/>
          <w:bCs/>
          <w:sz w:val="28"/>
          <w:szCs w:val="28"/>
        </w:rPr>
        <w:t>三、</w:t>
      </w:r>
      <w:r>
        <w:rPr>
          <w:rFonts w:hint="eastAsia"/>
          <w:b/>
          <w:bCs/>
          <w:sz w:val="28"/>
          <w:szCs w:val="28"/>
        </w:rPr>
        <w:t>Android</w:t>
      </w:r>
      <w:r>
        <w:rPr>
          <w:rFonts w:hint="eastAsia"/>
          <w:b/>
          <w:bCs/>
          <w:sz w:val="28"/>
          <w:szCs w:val="28"/>
        </w:rPr>
        <w:t>和</w:t>
      </w:r>
      <w:r>
        <w:rPr>
          <w:rFonts w:hint="eastAsia"/>
          <w:b/>
          <w:bCs/>
          <w:sz w:val="28"/>
          <w:szCs w:val="28"/>
        </w:rPr>
        <w:t>IOS</w:t>
      </w:r>
      <w:r>
        <w:rPr>
          <w:rFonts w:hint="eastAsia"/>
          <w:b/>
          <w:bCs/>
          <w:sz w:val="28"/>
          <w:szCs w:val="28"/>
        </w:rPr>
        <w:t>系统上</w:t>
      </w:r>
      <w:r>
        <w:rPr>
          <w:rFonts w:hint="eastAsia"/>
          <w:b/>
          <w:bCs/>
          <w:sz w:val="28"/>
          <w:szCs w:val="28"/>
        </w:rPr>
        <w:t>SSL VPN</w:t>
      </w:r>
      <w:r>
        <w:rPr>
          <w:rFonts w:hint="eastAsia"/>
          <w:b/>
          <w:bCs/>
          <w:sz w:val="28"/>
          <w:szCs w:val="28"/>
        </w:rPr>
        <w:t>使用指南</w:t>
      </w:r>
    </w:p>
    <w:p w:rsidR="00E56F05" w:rsidRDefault="00426C2C">
      <w:pPr>
        <w:pStyle w:val="ad"/>
        <w:numPr>
          <w:ilvl w:val="0"/>
          <w:numId w:val="2"/>
        </w:numPr>
        <w:ind w:firstLineChars="0"/>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lastRenderedPageBreak/>
        <w:t>使用手机浏览器访问学校</w:t>
      </w:r>
      <w:r>
        <w:rPr>
          <w:rFonts w:asciiTheme="minorEastAsia" w:hAnsiTheme="minorEastAsia" w:cstheme="minorEastAsia" w:hint="eastAsia"/>
          <w:color w:val="333333"/>
          <w:sz w:val="24"/>
          <w:szCs w:val="24"/>
          <w:shd w:val="clear" w:color="auto" w:fill="FFFFFF"/>
        </w:rPr>
        <w:t>VPN</w:t>
      </w:r>
      <w:r>
        <w:rPr>
          <w:rFonts w:asciiTheme="minorEastAsia" w:hAnsiTheme="minorEastAsia" w:cstheme="minorEastAsia" w:hint="eastAsia"/>
          <w:color w:val="333333"/>
          <w:sz w:val="24"/>
          <w:szCs w:val="24"/>
          <w:shd w:val="clear" w:color="auto" w:fill="FFFFFF"/>
        </w:rPr>
        <w:t>地址</w:t>
      </w:r>
    </w:p>
    <w:p w:rsidR="00E56F05" w:rsidRDefault="00426C2C">
      <w:pPr>
        <w:pStyle w:val="ad"/>
        <w:ind w:left="825" w:firstLineChars="0" w:firstLine="0"/>
        <w:rPr>
          <w:rFonts w:asciiTheme="minorEastAsia" w:hAnsiTheme="minorEastAsia" w:cstheme="minorEastAsia"/>
          <w:sz w:val="24"/>
          <w:szCs w:val="24"/>
        </w:rPr>
      </w:pPr>
      <w:hyperlink r:id="rId15" w:history="1">
        <w:r>
          <w:rPr>
            <w:rStyle w:val="ab"/>
            <w:rFonts w:asciiTheme="minorEastAsia" w:hAnsiTheme="minorEastAsia" w:cstheme="minorEastAsia" w:hint="eastAsia"/>
            <w:sz w:val="24"/>
            <w:szCs w:val="24"/>
          </w:rPr>
          <w:t>https://sslvpn.guet.edu.cn</w:t>
        </w:r>
      </w:hyperlink>
      <w:r>
        <w:rPr>
          <w:rFonts w:asciiTheme="minorEastAsia" w:hAnsiTheme="minorEastAsia" w:cstheme="minorEastAsia" w:hint="eastAsia"/>
          <w:sz w:val="24"/>
          <w:szCs w:val="24"/>
        </w:rPr>
        <w:t>中国电信出口</w:t>
      </w:r>
    </w:p>
    <w:p w:rsidR="00E56F05" w:rsidRDefault="00426C2C">
      <w:pPr>
        <w:pStyle w:val="ad"/>
        <w:ind w:left="825" w:firstLineChars="0" w:firstLine="0"/>
        <w:rPr>
          <w:rFonts w:asciiTheme="minorEastAsia" w:hAnsiTheme="minorEastAsia" w:cstheme="minorEastAsia"/>
          <w:sz w:val="24"/>
          <w:szCs w:val="24"/>
        </w:rPr>
      </w:pPr>
      <w:hyperlink r:id="rId16" w:history="1">
        <w:r>
          <w:rPr>
            <w:rStyle w:val="ab"/>
            <w:rFonts w:asciiTheme="minorEastAsia" w:hAnsiTheme="minorEastAsia" w:cstheme="minorEastAsia" w:hint="eastAsia"/>
            <w:sz w:val="24"/>
            <w:szCs w:val="24"/>
          </w:rPr>
          <w:t>https://cmssl.guet.edu.cn</w:t>
        </w:r>
      </w:hyperlink>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中国移动出口</w:t>
      </w:r>
    </w:p>
    <w:p w:rsidR="00E56F05" w:rsidRDefault="00426C2C">
      <w:pPr>
        <w:rPr>
          <w:rFonts w:asciiTheme="minorEastAsia" w:hAnsiTheme="minorEastAsia" w:cstheme="minorEastAsia"/>
          <w:kern w:val="0"/>
          <w:sz w:val="24"/>
          <w:szCs w:val="24"/>
        </w:rPr>
      </w:pPr>
      <w:r>
        <w:rPr>
          <w:rFonts w:asciiTheme="minorEastAsia" w:hAnsiTheme="minorEastAsia" w:cstheme="minorEastAsia" w:hint="eastAsia"/>
          <w:kern w:val="0"/>
          <w:sz w:val="24"/>
          <w:szCs w:val="24"/>
        </w:rPr>
        <w:t>进入页面后，如下图</w:t>
      </w:r>
      <w:r>
        <w:rPr>
          <w:rFonts w:asciiTheme="minorEastAsia" w:hAnsiTheme="minorEastAsia" w:cstheme="minorEastAsia" w:hint="eastAsia"/>
          <w:kern w:val="0"/>
          <w:sz w:val="24"/>
          <w:szCs w:val="24"/>
        </w:rPr>
        <w:t xml:space="preserve"> </w:t>
      </w:r>
      <w:r>
        <w:rPr>
          <w:rFonts w:asciiTheme="minorEastAsia" w:hAnsiTheme="minorEastAsia" w:cstheme="minorEastAsia" w:hint="eastAsia"/>
          <w:kern w:val="0"/>
          <w:sz w:val="24"/>
          <w:szCs w:val="24"/>
        </w:rPr>
        <w:t>点击</w:t>
      </w:r>
      <w:r>
        <w:rPr>
          <w:rFonts w:asciiTheme="minorEastAsia" w:hAnsiTheme="minorEastAsia" w:cstheme="minorEastAsia" w:hint="eastAsia"/>
          <w:kern w:val="0"/>
          <w:sz w:val="24"/>
          <w:szCs w:val="24"/>
        </w:rPr>
        <w:t>Android</w:t>
      </w:r>
      <w:r>
        <w:rPr>
          <w:rFonts w:asciiTheme="minorEastAsia" w:hAnsiTheme="minorEastAsia" w:cstheme="minorEastAsia" w:hint="eastAsia"/>
          <w:kern w:val="0"/>
          <w:sz w:val="24"/>
          <w:szCs w:val="24"/>
        </w:rPr>
        <w:t>客户端直接下载并安装，</w:t>
      </w:r>
      <w:r>
        <w:rPr>
          <w:rFonts w:asciiTheme="minorEastAsia" w:hAnsiTheme="minorEastAsia" w:cstheme="minorEastAsia" w:hint="eastAsia"/>
          <w:kern w:val="0"/>
          <w:sz w:val="24"/>
          <w:szCs w:val="24"/>
        </w:rPr>
        <w:t xml:space="preserve"> </w:t>
      </w:r>
      <w:r>
        <w:rPr>
          <w:rFonts w:asciiTheme="minorEastAsia" w:hAnsiTheme="minorEastAsia" w:cstheme="minorEastAsia" w:hint="eastAsia"/>
          <w:kern w:val="0"/>
          <w:sz w:val="24"/>
          <w:szCs w:val="24"/>
        </w:rPr>
        <w:t>或前往相应手机品牌的应用市场下载</w:t>
      </w:r>
      <w:r>
        <w:rPr>
          <w:rFonts w:asciiTheme="minorEastAsia" w:hAnsiTheme="minorEastAsia" w:cstheme="minorEastAsia" w:hint="eastAsia"/>
          <w:kern w:val="0"/>
          <w:sz w:val="24"/>
          <w:szCs w:val="24"/>
        </w:rPr>
        <w:t>Easyconnect</w:t>
      </w:r>
      <w:r>
        <w:rPr>
          <w:rFonts w:asciiTheme="minorEastAsia" w:hAnsiTheme="minorEastAsia" w:cstheme="minorEastAsia" w:hint="eastAsia"/>
          <w:kern w:val="0"/>
          <w:sz w:val="24"/>
          <w:szCs w:val="24"/>
        </w:rPr>
        <w:t>客户端应用。</w:t>
      </w:r>
      <w:r>
        <w:rPr>
          <w:rFonts w:asciiTheme="minorEastAsia" w:hAnsiTheme="minorEastAsia" w:cstheme="minorEastAsia" w:hint="eastAsia"/>
          <w:kern w:val="0"/>
          <w:sz w:val="24"/>
          <w:szCs w:val="24"/>
        </w:rPr>
        <w:t xml:space="preserve"> </w:t>
      </w:r>
      <w:r>
        <w:rPr>
          <w:rFonts w:asciiTheme="minorEastAsia" w:hAnsiTheme="minorEastAsia" w:cstheme="minorEastAsia" w:hint="eastAsia"/>
          <w:kern w:val="0"/>
          <w:sz w:val="24"/>
          <w:szCs w:val="24"/>
        </w:rPr>
        <w:t>苹果手机请直接前往苹果应用商店搜索</w:t>
      </w:r>
      <w:r>
        <w:rPr>
          <w:rFonts w:asciiTheme="minorEastAsia" w:hAnsiTheme="minorEastAsia" w:cstheme="minorEastAsia" w:hint="eastAsia"/>
          <w:kern w:val="0"/>
          <w:sz w:val="24"/>
          <w:szCs w:val="24"/>
        </w:rPr>
        <w:t>Easyconnect</w:t>
      </w:r>
      <w:r>
        <w:rPr>
          <w:rFonts w:asciiTheme="minorEastAsia" w:hAnsiTheme="minorEastAsia" w:cstheme="minorEastAsia" w:hint="eastAsia"/>
          <w:kern w:val="0"/>
          <w:sz w:val="24"/>
          <w:szCs w:val="24"/>
        </w:rPr>
        <w:t>下载并安装。</w:t>
      </w:r>
    </w:p>
    <w:p w:rsidR="00E56F05" w:rsidRDefault="00E56F05">
      <w:pPr>
        <w:pStyle w:val="ad"/>
        <w:ind w:left="825" w:firstLineChars="0" w:firstLine="0"/>
        <w:rPr>
          <w:rFonts w:asciiTheme="minorEastAsia" w:hAnsiTheme="minorEastAsia" w:cstheme="minorEastAsia"/>
          <w:sz w:val="24"/>
          <w:szCs w:val="24"/>
        </w:rPr>
      </w:pP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748790" cy="3124835"/>
            <wp:effectExtent l="19050" t="0" r="32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7"/>
                    <a:srcRect/>
                    <a:stretch>
                      <a:fillRect/>
                    </a:stretch>
                  </pic:blipFill>
                  <pic:spPr>
                    <a:xfrm>
                      <a:off x="0" y="0"/>
                      <a:ext cx="1751326" cy="3128482"/>
                    </a:xfrm>
                    <a:prstGeom prst="rect">
                      <a:avLst/>
                    </a:prstGeom>
                    <a:noFill/>
                    <a:ln w="9525">
                      <a:noFill/>
                      <a:miter lim="800000"/>
                      <a:headEnd/>
                      <a:tailEnd/>
                    </a:ln>
                  </pic:spPr>
                </pic:pic>
              </a:graphicData>
            </a:graphic>
          </wp:inline>
        </w:drawing>
      </w:r>
    </w:p>
    <w:p w:rsidR="00E56F05" w:rsidRDefault="00426C2C">
      <w:pPr>
        <w:rPr>
          <w:rFonts w:asciiTheme="minorEastAsia" w:hAnsiTheme="minorEastAsia" w:cstheme="minorEastAsia"/>
          <w:kern w:val="0"/>
          <w:sz w:val="24"/>
          <w:szCs w:val="24"/>
        </w:rPr>
      </w:pPr>
      <w:r>
        <w:rPr>
          <w:rFonts w:asciiTheme="minorEastAsia" w:hAnsiTheme="minorEastAsia" w:cstheme="minorEastAsia" w:hint="eastAsia"/>
          <w:kern w:val="0"/>
          <w:sz w:val="24"/>
          <w:szCs w:val="24"/>
        </w:rPr>
        <w:t>2</w:t>
      </w:r>
      <w:r>
        <w:rPr>
          <w:rFonts w:asciiTheme="minorEastAsia" w:hAnsiTheme="minorEastAsia" w:cstheme="minorEastAsia" w:hint="eastAsia"/>
          <w:kern w:val="0"/>
          <w:sz w:val="24"/>
          <w:szCs w:val="24"/>
        </w:rPr>
        <w:t>、安装应用后，打开</w:t>
      </w:r>
      <w:r>
        <w:rPr>
          <w:rFonts w:asciiTheme="minorEastAsia" w:hAnsiTheme="minorEastAsia" w:cstheme="minorEastAsia" w:hint="eastAsia"/>
          <w:kern w:val="0"/>
          <w:sz w:val="24"/>
          <w:szCs w:val="24"/>
        </w:rPr>
        <w:t>Easyconnnect</w:t>
      </w:r>
      <w:r>
        <w:rPr>
          <w:rFonts w:asciiTheme="minorEastAsia" w:hAnsiTheme="minorEastAsia" w:cstheme="minorEastAsia" w:hint="eastAsia"/>
          <w:kern w:val="0"/>
          <w:sz w:val="24"/>
          <w:szCs w:val="24"/>
        </w:rPr>
        <w:t>应用，地址栏填入学校</w:t>
      </w:r>
      <w:r>
        <w:rPr>
          <w:rFonts w:asciiTheme="minorEastAsia" w:hAnsiTheme="minorEastAsia" w:cstheme="minorEastAsia" w:hint="eastAsia"/>
          <w:kern w:val="0"/>
          <w:sz w:val="24"/>
          <w:szCs w:val="24"/>
        </w:rPr>
        <w:t>VPN</w:t>
      </w:r>
      <w:r>
        <w:rPr>
          <w:rFonts w:asciiTheme="minorEastAsia" w:hAnsiTheme="minorEastAsia" w:cstheme="minorEastAsia" w:hint="eastAsia"/>
          <w:kern w:val="0"/>
          <w:sz w:val="24"/>
          <w:szCs w:val="24"/>
        </w:rPr>
        <w:t>接入地址</w:t>
      </w:r>
      <w:r>
        <w:rPr>
          <w:rFonts w:asciiTheme="minorEastAsia" w:hAnsiTheme="minorEastAsia" w:cstheme="minorEastAsia" w:hint="eastAsia"/>
          <w:kern w:val="0"/>
          <w:sz w:val="24"/>
          <w:szCs w:val="24"/>
        </w:rPr>
        <w:t xml:space="preserve"> </w:t>
      </w:r>
      <w:r>
        <w:rPr>
          <w:rFonts w:asciiTheme="minorEastAsia" w:hAnsiTheme="minorEastAsia" w:cstheme="minorEastAsia" w:hint="eastAsia"/>
          <w:sz w:val="24"/>
          <w:szCs w:val="24"/>
        </w:rPr>
        <w:t>，点击连接。继续填入用户名及密码并登陆</w:t>
      </w:r>
    </w:p>
    <w:p w:rsidR="00E56F05" w:rsidRDefault="00426C2C">
      <w:pPr>
        <w:jc w:val="center"/>
        <w:rPr>
          <w:rFonts w:asciiTheme="minorEastAsia" w:hAnsiTheme="minorEastAsia" w:cstheme="minorEastAsia"/>
          <w:kern w:val="0"/>
          <w:sz w:val="24"/>
          <w:szCs w:val="24"/>
        </w:rPr>
      </w:pPr>
      <w:r>
        <w:rPr>
          <w:rFonts w:asciiTheme="minorEastAsia" w:hAnsiTheme="minorEastAsia" w:cstheme="minorEastAsia" w:hint="eastAsia"/>
          <w:noProof/>
          <w:kern w:val="0"/>
          <w:sz w:val="24"/>
          <w:szCs w:val="24"/>
        </w:rPr>
        <w:drawing>
          <wp:inline distT="0" distB="0" distL="0" distR="0">
            <wp:extent cx="2033905" cy="2907030"/>
            <wp:effectExtent l="19050" t="0" r="4267"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srcRect/>
                    <a:stretch>
                      <a:fillRect/>
                    </a:stretch>
                  </pic:blipFill>
                  <pic:spPr>
                    <a:xfrm>
                      <a:off x="0" y="0"/>
                      <a:ext cx="2036650" cy="2910770"/>
                    </a:xfrm>
                    <a:prstGeom prst="rect">
                      <a:avLst/>
                    </a:prstGeom>
                    <a:noFill/>
                    <a:ln w="9525">
                      <a:noFill/>
                      <a:miter lim="800000"/>
                      <a:headEnd/>
                      <a:tailEnd/>
                    </a:ln>
                  </pic:spPr>
                </pic:pic>
              </a:graphicData>
            </a:graphic>
          </wp:inline>
        </w:drawing>
      </w:r>
      <w:r>
        <w:rPr>
          <w:rFonts w:asciiTheme="minorEastAsia" w:hAnsiTheme="minorEastAsia" w:cstheme="minorEastAsia" w:hint="eastAsia"/>
          <w:noProof/>
          <w:kern w:val="0"/>
          <w:sz w:val="24"/>
          <w:szCs w:val="24"/>
        </w:rPr>
        <w:drawing>
          <wp:inline distT="0" distB="0" distL="0" distR="0">
            <wp:extent cx="2056130" cy="2907030"/>
            <wp:effectExtent l="19050" t="0" r="926" b="0"/>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noChangeArrowheads="1"/>
                    </pic:cNvPicPr>
                  </pic:nvPicPr>
                  <pic:blipFill>
                    <a:blip r:embed="rId19"/>
                    <a:srcRect/>
                    <a:stretch>
                      <a:fillRect/>
                    </a:stretch>
                  </pic:blipFill>
                  <pic:spPr>
                    <a:xfrm>
                      <a:off x="0" y="0"/>
                      <a:ext cx="2057813" cy="2908995"/>
                    </a:xfrm>
                    <a:prstGeom prst="rect">
                      <a:avLst/>
                    </a:prstGeom>
                    <a:noFill/>
                    <a:ln w="9525">
                      <a:noFill/>
                      <a:miter lim="800000"/>
                      <a:headEnd/>
                      <a:tailEnd/>
                    </a:ln>
                  </pic:spPr>
                </pic:pic>
              </a:graphicData>
            </a:graphic>
          </wp:inline>
        </w:drawing>
      </w:r>
    </w:p>
    <w:p w:rsidR="00E56F05" w:rsidRDefault="00426C2C">
      <w:pPr>
        <w:rPr>
          <w:rFonts w:asciiTheme="minorEastAsia" w:hAnsiTheme="minorEastAsia" w:cstheme="minorEastAsia"/>
          <w:kern w:val="0"/>
          <w:sz w:val="24"/>
          <w:szCs w:val="24"/>
        </w:rPr>
      </w:pPr>
      <w:r>
        <w:rPr>
          <w:rFonts w:asciiTheme="minorEastAsia" w:hAnsiTheme="minorEastAsia" w:cstheme="minorEastAsia" w:hint="eastAsia"/>
          <w:kern w:val="0"/>
          <w:sz w:val="24"/>
          <w:szCs w:val="24"/>
        </w:rPr>
        <w:t>登陆成功后即可访问相应的校内网络资源。</w:t>
      </w:r>
    </w:p>
    <w:p w:rsidR="00E56F05" w:rsidRDefault="00426C2C">
      <w:pPr>
        <w:jc w:val="center"/>
        <w:rPr>
          <w:rFonts w:asciiTheme="minorEastAsia" w:hAnsiTheme="minorEastAsia" w:cstheme="minorEastAsia"/>
          <w:kern w:val="0"/>
          <w:sz w:val="24"/>
          <w:szCs w:val="24"/>
        </w:rPr>
      </w:pPr>
      <w:r>
        <w:rPr>
          <w:rFonts w:asciiTheme="minorEastAsia" w:hAnsiTheme="minorEastAsia" w:cstheme="minorEastAsia" w:hint="eastAsia"/>
          <w:noProof/>
          <w:kern w:val="0"/>
          <w:sz w:val="24"/>
          <w:szCs w:val="24"/>
        </w:rPr>
        <w:drawing>
          <wp:inline distT="0" distB="0" distL="0" distR="0">
            <wp:extent cx="1887220" cy="1778000"/>
            <wp:effectExtent l="19050" t="0" r="0" b="0"/>
            <wp:docPr id="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6"/>
                    <pic:cNvPicPr>
                      <a:picLocks noChangeAspect="1" noChangeArrowheads="1"/>
                    </pic:cNvPicPr>
                  </pic:nvPicPr>
                  <pic:blipFill>
                    <a:blip r:embed="rId20"/>
                    <a:srcRect/>
                    <a:stretch>
                      <a:fillRect/>
                    </a:stretch>
                  </pic:blipFill>
                  <pic:spPr>
                    <a:xfrm>
                      <a:off x="0" y="0"/>
                      <a:ext cx="1892818" cy="1783141"/>
                    </a:xfrm>
                    <a:prstGeom prst="rect">
                      <a:avLst/>
                    </a:prstGeom>
                    <a:noFill/>
                    <a:ln w="9525">
                      <a:noFill/>
                      <a:miter lim="800000"/>
                      <a:headEnd/>
                      <a:tailEnd/>
                    </a:ln>
                  </pic:spPr>
                </pic:pic>
              </a:graphicData>
            </a:graphic>
          </wp:inline>
        </w:drawing>
      </w:r>
    </w:p>
    <w:p w:rsidR="00E56F05" w:rsidRDefault="00E56F05">
      <w:pPr>
        <w:jc w:val="center"/>
        <w:rPr>
          <w:rFonts w:ascii="宋体" w:eastAsia="宋体" w:cs="宋体"/>
          <w:kern w:val="0"/>
          <w:szCs w:val="21"/>
        </w:rPr>
      </w:pPr>
    </w:p>
    <w:p w:rsidR="00E56F05" w:rsidRDefault="00426C2C">
      <w:pPr>
        <w:jc w:val="left"/>
        <w:rPr>
          <w:rFonts w:ascii="宋体" w:eastAsia="宋体" w:cs="宋体"/>
          <w:b/>
          <w:bCs/>
          <w:kern w:val="0"/>
          <w:sz w:val="28"/>
          <w:szCs w:val="28"/>
        </w:rPr>
      </w:pPr>
      <w:r>
        <w:rPr>
          <w:rFonts w:hint="eastAsia"/>
          <w:b/>
          <w:bCs/>
          <w:sz w:val="28"/>
          <w:szCs w:val="28"/>
        </w:rPr>
        <w:t>四、</w:t>
      </w:r>
      <w:r>
        <w:rPr>
          <w:rFonts w:hint="eastAsia"/>
          <w:b/>
          <w:bCs/>
          <w:sz w:val="28"/>
          <w:szCs w:val="28"/>
        </w:rPr>
        <w:t>验证</w:t>
      </w:r>
      <w:r>
        <w:rPr>
          <w:rFonts w:ascii="宋体" w:eastAsia="宋体" w:cs="宋体" w:hint="eastAsia"/>
          <w:b/>
          <w:bCs/>
          <w:kern w:val="0"/>
          <w:sz w:val="28"/>
          <w:szCs w:val="28"/>
        </w:rPr>
        <w:t>是否登录成功。</w:t>
      </w:r>
    </w:p>
    <w:p w:rsidR="00E56F05" w:rsidRDefault="00426C2C">
      <w:pPr>
        <w:ind w:firstLine="420"/>
        <w:rPr>
          <w:rFonts w:asciiTheme="minorEastAsia" w:hAnsiTheme="minorEastAsia" w:cstheme="minorEastAsia"/>
          <w:kern w:val="0"/>
          <w:sz w:val="24"/>
          <w:szCs w:val="24"/>
        </w:rPr>
      </w:pPr>
      <w:r>
        <w:rPr>
          <w:rFonts w:asciiTheme="minorEastAsia" w:hAnsiTheme="minorEastAsia" w:cstheme="minorEastAsia" w:hint="eastAsia"/>
          <w:kern w:val="0"/>
          <w:sz w:val="24"/>
          <w:szCs w:val="24"/>
        </w:rPr>
        <w:t>打开浏览器，登录</w:t>
      </w:r>
      <w:r>
        <w:rPr>
          <w:rFonts w:asciiTheme="minorEastAsia" w:hAnsiTheme="minorEastAsia" w:cstheme="minorEastAsia" w:hint="eastAsia"/>
          <w:kern w:val="0"/>
          <w:sz w:val="24"/>
          <w:szCs w:val="24"/>
        </w:rPr>
        <w:t xml:space="preserve"> </w:t>
      </w:r>
      <w:hyperlink r:id="rId21" w:history="1">
        <w:r>
          <w:rPr>
            <w:rStyle w:val="ab"/>
            <w:rFonts w:asciiTheme="minorEastAsia" w:hAnsiTheme="minorEastAsia" w:cstheme="minorEastAsia" w:hint="eastAsia"/>
            <w:kern w:val="0"/>
            <w:sz w:val="24"/>
            <w:szCs w:val="24"/>
          </w:rPr>
          <w:t>http://iw.guet.edu.cn</w:t>
        </w:r>
      </w:hyperlink>
      <w:r>
        <w:rPr>
          <w:rFonts w:asciiTheme="minorEastAsia" w:hAnsiTheme="minorEastAsia" w:cstheme="minorEastAsia" w:hint="eastAsia"/>
          <w:kern w:val="0"/>
          <w:sz w:val="24"/>
          <w:szCs w:val="24"/>
        </w:rPr>
        <w:t xml:space="preserve"> </w:t>
      </w:r>
      <w:r>
        <w:rPr>
          <w:rFonts w:asciiTheme="minorEastAsia" w:hAnsiTheme="minorEastAsia" w:cstheme="minorEastAsia" w:hint="eastAsia"/>
          <w:kern w:val="0"/>
          <w:sz w:val="24"/>
          <w:szCs w:val="24"/>
        </w:rPr>
        <w:t>网络，如果能成功显示，刚表示登录成功，如果不能显示，或自动跳转到别的网站，如</w:t>
      </w:r>
      <w:r>
        <w:rPr>
          <w:rFonts w:asciiTheme="minorEastAsia" w:hAnsiTheme="minorEastAsia" w:cstheme="minorEastAsia" w:hint="eastAsia"/>
          <w:kern w:val="0"/>
          <w:sz w:val="24"/>
          <w:szCs w:val="24"/>
        </w:rPr>
        <w:t xml:space="preserve"> </w:t>
      </w:r>
      <w:hyperlink r:id="rId22" w:history="1">
        <w:r>
          <w:rPr>
            <w:rStyle w:val="ab"/>
            <w:rFonts w:asciiTheme="minorEastAsia" w:hAnsiTheme="minorEastAsia" w:cstheme="minorEastAsia" w:hint="eastAsia"/>
            <w:kern w:val="0"/>
            <w:sz w:val="24"/>
            <w:szCs w:val="24"/>
          </w:rPr>
          <w:t>http://sslvpn.guet.edu.cn</w:t>
        </w:r>
      </w:hyperlink>
      <w:r>
        <w:rPr>
          <w:rFonts w:asciiTheme="minorEastAsia" w:hAnsiTheme="minorEastAsia" w:cstheme="minorEastAsia" w:hint="eastAsia"/>
          <w:kern w:val="0"/>
          <w:sz w:val="24"/>
          <w:szCs w:val="24"/>
        </w:rPr>
        <w:t xml:space="preserve"> </w:t>
      </w:r>
      <w:r>
        <w:rPr>
          <w:rFonts w:asciiTheme="minorEastAsia" w:hAnsiTheme="minorEastAsia" w:cstheme="minorEastAsia" w:hint="eastAsia"/>
          <w:kern w:val="0"/>
          <w:sz w:val="24"/>
          <w:szCs w:val="24"/>
        </w:rPr>
        <w:t>，无论是否提示登录成功，都表示</w:t>
      </w:r>
      <w:r>
        <w:rPr>
          <w:rFonts w:asciiTheme="minorEastAsia" w:hAnsiTheme="minorEastAsia" w:cstheme="minorEastAsia" w:hint="eastAsia"/>
          <w:kern w:val="0"/>
          <w:sz w:val="24"/>
          <w:szCs w:val="24"/>
        </w:rPr>
        <w:t>没有</w:t>
      </w:r>
      <w:r>
        <w:rPr>
          <w:rFonts w:asciiTheme="minorEastAsia" w:hAnsiTheme="minorEastAsia" w:cstheme="minorEastAsia" w:hint="eastAsia"/>
          <w:kern w:val="0"/>
          <w:sz w:val="24"/>
          <w:szCs w:val="24"/>
        </w:rPr>
        <w:t>登录成功</w:t>
      </w:r>
      <w:r>
        <w:rPr>
          <w:rFonts w:asciiTheme="minorEastAsia" w:hAnsiTheme="minorEastAsia" w:cstheme="minorEastAsia" w:hint="eastAsia"/>
          <w:kern w:val="0"/>
          <w:sz w:val="24"/>
          <w:szCs w:val="24"/>
        </w:rPr>
        <w:t>,</w:t>
      </w:r>
      <w:r>
        <w:rPr>
          <w:rFonts w:asciiTheme="minorEastAsia" w:hAnsiTheme="minorEastAsia" w:cstheme="minorEastAsia" w:hint="eastAsia"/>
          <w:kern w:val="0"/>
          <w:sz w:val="24"/>
          <w:szCs w:val="24"/>
        </w:rPr>
        <w:t>原因可能是服务器忙。处理方法是，先注销或退出本次的登录，等待一段时间后重试。</w:t>
      </w:r>
    </w:p>
    <w:p w:rsidR="00E56F05" w:rsidRDefault="00E56F05">
      <w:pPr>
        <w:jc w:val="center"/>
        <w:rPr>
          <w:rFonts w:asciiTheme="minorEastAsia" w:hAnsiTheme="minorEastAsia" w:cstheme="minorEastAsia"/>
          <w:sz w:val="24"/>
          <w:szCs w:val="24"/>
        </w:rPr>
      </w:pPr>
    </w:p>
    <w:p w:rsidR="00E56F05" w:rsidRDefault="00426C2C">
      <w:pPr>
        <w:jc w:val="left"/>
        <w:rPr>
          <w:b/>
          <w:bCs/>
          <w:sz w:val="28"/>
          <w:szCs w:val="28"/>
        </w:rPr>
      </w:pPr>
      <w:r>
        <w:rPr>
          <w:rFonts w:hint="eastAsia"/>
          <w:b/>
          <w:bCs/>
          <w:sz w:val="28"/>
          <w:szCs w:val="28"/>
        </w:rPr>
        <w:t>五、常见问题</w:t>
      </w:r>
    </w:p>
    <w:p w:rsidR="00E56F05" w:rsidRDefault="00426C2C">
      <w:pPr>
        <w:pStyle w:val="ad"/>
        <w:numPr>
          <w:ilvl w:val="0"/>
          <w:numId w:val="3"/>
        </w:numPr>
        <w:ind w:firstLineChars="0"/>
        <w:jc w:val="left"/>
        <w:rPr>
          <w:rFonts w:asciiTheme="minorEastAsia" w:hAnsiTheme="minorEastAsia" w:cstheme="minorEastAsia"/>
          <w:sz w:val="24"/>
          <w:szCs w:val="24"/>
        </w:rPr>
      </w:pPr>
      <w:r>
        <w:rPr>
          <w:rFonts w:asciiTheme="minorEastAsia" w:hAnsiTheme="minorEastAsia" w:cstheme="minorEastAsia" w:hint="eastAsia"/>
          <w:sz w:val="24"/>
          <w:szCs w:val="24"/>
        </w:rPr>
        <w:t>使用财务系统</w:t>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sz w:val="24"/>
          <w:szCs w:val="24"/>
        </w:rPr>
        <w:t>登陆财务系统请使用电脑客户端</w:t>
      </w:r>
      <w:r>
        <w:rPr>
          <w:rFonts w:asciiTheme="minorEastAsia" w:hAnsiTheme="minorEastAsia" w:cstheme="minorEastAsia" w:hint="eastAsia"/>
          <w:sz w:val="24"/>
          <w:szCs w:val="24"/>
        </w:rPr>
        <w:t>Easyconnect</w:t>
      </w:r>
      <w:r>
        <w:rPr>
          <w:rFonts w:asciiTheme="minorEastAsia" w:hAnsiTheme="minorEastAsia" w:cstheme="minorEastAsia" w:hint="eastAsia"/>
          <w:sz w:val="24"/>
          <w:szCs w:val="24"/>
        </w:rPr>
        <w:t>，点击桌面</w:t>
      </w:r>
      <w:r>
        <w:rPr>
          <w:rFonts w:asciiTheme="minorEastAsia" w:hAnsiTheme="minorEastAsia" w:cstheme="minorEastAsia" w:hint="eastAsia"/>
          <w:sz w:val="24"/>
          <w:szCs w:val="24"/>
        </w:rPr>
        <w:t>Easyconnect</w:t>
      </w:r>
      <w:r>
        <w:rPr>
          <w:rFonts w:asciiTheme="minorEastAsia" w:hAnsiTheme="minorEastAsia" w:cstheme="minorEastAsia" w:hint="eastAsia"/>
          <w:noProof/>
          <w:sz w:val="24"/>
          <w:szCs w:val="24"/>
        </w:rPr>
        <w:drawing>
          <wp:inline distT="0" distB="0" distL="0" distR="0">
            <wp:extent cx="352425" cy="389890"/>
            <wp:effectExtent l="19050" t="0" r="9525" b="0"/>
            <wp:docPr id="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9"/>
                    <pic:cNvPicPr>
                      <a:picLocks noChangeAspect="1" noChangeArrowheads="1"/>
                    </pic:cNvPicPr>
                  </pic:nvPicPr>
                  <pic:blipFill>
                    <a:blip r:embed="rId13"/>
                    <a:srcRect/>
                    <a:stretch>
                      <a:fillRect/>
                    </a:stretch>
                  </pic:blipFill>
                  <pic:spPr>
                    <a:xfrm>
                      <a:off x="0" y="0"/>
                      <a:ext cx="353264" cy="390991"/>
                    </a:xfrm>
                    <a:prstGeom prst="rect">
                      <a:avLst/>
                    </a:prstGeom>
                    <a:noFill/>
                    <a:ln w="9525">
                      <a:noFill/>
                      <a:miter lim="800000"/>
                      <a:headEnd/>
                      <a:tailEnd/>
                    </a:ln>
                  </pic:spPr>
                </pic:pic>
              </a:graphicData>
            </a:graphic>
          </wp:inline>
        </w:drawing>
      </w:r>
      <w:r>
        <w:rPr>
          <w:rFonts w:asciiTheme="minorEastAsia" w:hAnsiTheme="minorEastAsia" w:cstheme="minorEastAsia" w:hint="eastAsia"/>
          <w:sz w:val="24"/>
          <w:szCs w:val="24"/>
        </w:rPr>
        <w:t>应用</w:t>
      </w: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913380" cy="2143125"/>
            <wp:effectExtent l="19050" t="0" r="719"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23"/>
                    <a:srcRect/>
                    <a:stretch>
                      <a:fillRect/>
                    </a:stretch>
                  </pic:blipFill>
                  <pic:spPr>
                    <a:xfrm>
                      <a:off x="0" y="0"/>
                      <a:ext cx="2914733" cy="2143992"/>
                    </a:xfrm>
                    <a:prstGeom prst="rect">
                      <a:avLst/>
                    </a:prstGeom>
                    <a:noFill/>
                    <a:ln w="9525">
                      <a:noFill/>
                      <a:miter lim="800000"/>
                      <a:headEnd/>
                      <a:tailEnd/>
                    </a:ln>
                  </pic:spPr>
                </pic:pic>
              </a:graphicData>
            </a:graphic>
          </wp:inline>
        </w:drawing>
      </w:r>
    </w:p>
    <w:p w:rsidR="00E56F05" w:rsidRDefault="00426C2C">
      <w:pPr>
        <w:pStyle w:val="a3"/>
        <w:rPr>
          <w:rFonts w:asciiTheme="minorEastAsia" w:hAnsiTheme="minorEastAsia" w:cstheme="minorEastAsia"/>
          <w:sz w:val="24"/>
          <w:szCs w:val="24"/>
        </w:rPr>
      </w:pPr>
      <w:r>
        <w:rPr>
          <w:rFonts w:asciiTheme="minorEastAsia" w:hAnsiTheme="minorEastAsia" w:cstheme="minorEastAsia" w:hint="eastAsia"/>
          <w:sz w:val="24"/>
          <w:szCs w:val="24"/>
        </w:rPr>
        <w:t>第一次使用请手动输入</w:t>
      </w:r>
      <w:r>
        <w:rPr>
          <w:rFonts w:asciiTheme="minorEastAsia" w:hAnsiTheme="minorEastAsia" w:cstheme="minorEastAsia" w:hint="eastAsia"/>
          <w:sz w:val="24"/>
          <w:szCs w:val="24"/>
        </w:rPr>
        <w:t>vpn</w:t>
      </w:r>
      <w:r>
        <w:rPr>
          <w:rFonts w:asciiTheme="minorEastAsia" w:hAnsiTheme="minorEastAsia" w:cstheme="minorEastAsia" w:hint="eastAsia"/>
          <w:sz w:val="24"/>
          <w:szCs w:val="24"/>
        </w:rPr>
        <w:t>服务器地址（如果是您使用的是移动网络，这里输入：</w:t>
      </w:r>
      <w:hyperlink r:id="rId24" w:history="1">
        <w:r>
          <w:rPr>
            <w:rStyle w:val="ab"/>
            <w:rFonts w:asciiTheme="minorEastAsia" w:hAnsiTheme="minorEastAsia" w:cstheme="minorEastAsia" w:hint="eastAsia"/>
            <w:sz w:val="24"/>
            <w:szCs w:val="24"/>
          </w:rPr>
          <w:t>https://cmssl.guet.edu.cn</w:t>
        </w:r>
      </w:hyperlink>
      <w:r>
        <w:rPr>
          <w:rStyle w:val="ab"/>
          <w:rFonts w:asciiTheme="minorEastAsia" w:hAnsiTheme="minorEastAsia" w:cstheme="minorEastAsia" w:hint="eastAsia"/>
          <w:sz w:val="24"/>
          <w:szCs w:val="24"/>
        </w:rPr>
        <w:t>。</w:t>
      </w:r>
      <w:r>
        <w:rPr>
          <w:rFonts w:asciiTheme="minorEastAsia" w:hAnsiTheme="minorEastAsia" w:cstheme="minorEastAsia" w:hint="eastAsia"/>
          <w:sz w:val="24"/>
          <w:szCs w:val="24"/>
        </w:rPr>
        <w:t>若您的网络切换为移动网络请点击“返回”并在“服务器地址”后输入</w:t>
      </w:r>
      <w:r>
        <w:rPr>
          <w:rFonts w:asciiTheme="minorEastAsia" w:hAnsiTheme="minorEastAsia" w:cstheme="minorEastAsia" w:hint="eastAsia"/>
          <w:sz w:val="24"/>
          <w:szCs w:val="24"/>
        </w:rPr>
        <w:t>https://cmssl.guet.edu.cn</w:t>
      </w:r>
      <w:r>
        <w:rPr>
          <w:rStyle w:val="ab"/>
          <w:rFonts w:asciiTheme="minorEastAsia" w:hAnsiTheme="minorEastAsia" w:cstheme="minorEastAsia" w:hint="eastAsia"/>
          <w:color w:val="auto"/>
          <w:sz w:val="24"/>
          <w:szCs w:val="24"/>
          <w:u w:val="none"/>
        </w:rPr>
        <w:t>即可</w:t>
      </w:r>
      <w:r>
        <w:rPr>
          <w:rFonts w:asciiTheme="minorEastAsia" w:hAnsiTheme="minorEastAsia" w:cstheme="minorEastAsia" w:hint="eastAsia"/>
          <w:sz w:val="24"/>
          <w:szCs w:val="24"/>
        </w:rPr>
        <w:t>）。</w:t>
      </w: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148965" cy="1379855"/>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noChangeArrowheads="1"/>
                    </pic:cNvPicPr>
                  </pic:nvPicPr>
                  <pic:blipFill>
                    <a:blip r:embed="rId25"/>
                    <a:srcRect/>
                    <a:stretch>
                      <a:fillRect/>
                    </a:stretch>
                  </pic:blipFill>
                  <pic:spPr>
                    <a:xfrm>
                      <a:off x="0" y="0"/>
                      <a:ext cx="3150419" cy="1380607"/>
                    </a:xfrm>
                    <a:prstGeom prst="rect">
                      <a:avLst/>
                    </a:prstGeom>
                    <a:noFill/>
                    <a:ln w="9525">
                      <a:noFill/>
                      <a:miter lim="800000"/>
                      <a:headEnd/>
                      <a:tailEnd/>
                    </a:ln>
                  </pic:spPr>
                </pic:pic>
              </a:graphicData>
            </a:graphic>
          </wp:inline>
        </w:drawing>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sz w:val="24"/>
          <w:szCs w:val="24"/>
        </w:rPr>
        <w:t>登陆成功后请关闭弹出的浏览器窗口，重新打开任意浏览器直接输入学校内网地址</w:t>
      </w:r>
      <w:hyperlink r:id="rId26" w:history="1">
        <w:r>
          <w:rPr>
            <w:rFonts w:asciiTheme="minorEastAsia" w:hAnsiTheme="minorEastAsia" w:cstheme="minorEastAsia" w:hint="eastAsia"/>
            <w:sz w:val="24"/>
            <w:szCs w:val="24"/>
          </w:rPr>
          <w:t>http://iw.guet.edu.cn/</w:t>
        </w:r>
      </w:hyperlink>
      <w:r>
        <w:rPr>
          <w:rFonts w:asciiTheme="minorEastAsia" w:hAnsiTheme="minorEastAsia" w:cstheme="minorEastAsia" w:hint="eastAsia"/>
          <w:sz w:val="24"/>
          <w:szCs w:val="24"/>
        </w:rPr>
        <w:t>，进入财务处网址即可。</w:t>
      </w: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5274310" cy="319405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27"/>
                    <a:srcRect/>
                    <a:stretch>
                      <a:fillRect/>
                    </a:stretch>
                  </pic:blipFill>
                  <pic:spPr>
                    <a:xfrm>
                      <a:off x="0" y="0"/>
                      <a:ext cx="5274310" cy="3194376"/>
                    </a:xfrm>
                    <a:prstGeom prst="rect">
                      <a:avLst/>
                    </a:prstGeom>
                    <a:noFill/>
                    <a:ln w="9525">
                      <a:noFill/>
                      <a:miter lim="800000"/>
                      <a:headEnd/>
                      <a:tailEnd/>
                    </a:ln>
                  </pic:spPr>
                </pic:pic>
              </a:graphicData>
            </a:graphic>
          </wp:inline>
        </w:drawing>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sz w:val="24"/>
          <w:szCs w:val="24"/>
        </w:rPr>
        <w:t>VPN</w:t>
      </w:r>
      <w:r>
        <w:rPr>
          <w:rFonts w:asciiTheme="minorEastAsia" w:hAnsiTheme="minorEastAsia" w:cstheme="minorEastAsia" w:hint="eastAsia"/>
          <w:sz w:val="24"/>
          <w:szCs w:val="24"/>
        </w:rPr>
        <w:t>隧道建立成功后电脑右下角状态如下：</w:t>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579370" cy="716280"/>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noChangeArrowheads="1"/>
                    </pic:cNvPicPr>
                  </pic:nvPicPr>
                  <pic:blipFill>
                    <a:blip r:embed="rId28"/>
                    <a:srcRect/>
                    <a:stretch>
                      <a:fillRect/>
                    </a:stretch>
                  </pic:blipFill>
                  <pic:spPr>
                    <a:xfrm>
                      <a:off x="0" y="0"/>
                      <a:ext cx="2579370" cy="716280"/>
                    </a:xfrm>
                    <a:prstGeom prst="rect">
                      <a:avLst/>
                    </a:prstGeom>
                    <a:noFill/>
                    <a:ln w="9525">
                      <a:noFill/>
                      <a:miter lim="800000"/>
                      <a:headEnd/>
                      <a:tailEnd/>
                    </a:ln>
                  </pic:spPr>
                </pic:pic>
              </a:graphicData>
            </a:graphic>
          </wp:inline>
        </w:drawing>
      </w:r>
      <w:r>
        <w:rPr>
          <w:rFonts w:asciiTheme="minorEastAsia" w:hAnsiTheme="minorEastAsia" w:cstheme="minorEastAsia" w:hint="eastAsia"/>
          <w:sz w:val="24"/>
          <w:szCs w:val="24"/>
        </w:rPr>
        <w:t xml:space="preserve"> </w:t>
      </w:r>
      <w:r>
        <w:rPr>
          <w:rFonts w:asciiTheme="minorEastAsia" w:hAnsiTheme="minorEastAsia" w:cstheme="minorEastAsia" w:hint="eastAsia"/>
          <w:noProof/>
          <w:sz w:val="24"/>
          <w:szCs w:val="24"/>
        </w:rPr>
        <w:drawing>
          <wp:inline distT="0" distB="0" distL="0" distR="0">
            <wp:extent cx="2432685" cy="1527175"/>
            <wp:effectExtent l="19050" t="0" r="571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noChangeArrowheads="1"/>
                    </pic:cNvPicPr>
                  </pic:nvPicPr>
                  <pic:blipFill>
                    <a:blip r:embed="rId29"/>
                    <a:srcRect/>
                    <a:stretch>
                      <a:fillRect/>
                    </a:stretch>
                  </pic:blipFill>
                  <pic:spPr>
                    <a:xfrm>
                      <a:off x="0" y="0"/>
                      <a:ext cx="2432685" cy="1527175"/>
                    </a:xfrm>
                    <a:prstGeom prst="rect">
                      <a:avLst/>
                    </a:prstGeom>
                    <a:noFill/>
                    <a:ln w="9525">
                      <a:noFill/>
                      <a:miter lim="800000"/>
                      <a:headEnd/>
                      <a:tailEnd/>
                    </a:ln>
                  </pic:spPr>
                </pic:pic>
              </a:graphicData>
            </a:graphic>
          </wp:inline>
        </w:drawing>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sz w:val="24"/>
          <w:szCs w:val="24"/>
        </w:rPr>
        <w:t>查看连接状态是否获取了正确的虚拟</w:t>
      </w:r>
      <w:r>
        <w:rPr>
          <w:rFonts w:asciiTheme="minorEastAsia" w:hAnsiTheme="minorEastAsia" w:cstheme="minorEastAsia" w:hint="eastAsia"/>
          <w:sz w:val="24"/>
          <w:szCs w:val="24"/>
        </w:rPr>
        <w:t>IP</w:t>
      </w:r>
      <w:r>
        <w:rPr>
          <w:rFonts w:asciiTheme="minorEastAsia" w:hAnsiTheme="minorEastAsia" w:cstheme="minorEastAsia" w:hint="eastAsia"/>
          <w:sz w:val="24"/>
          <w:szCs w:val="24"/>
        </w:rPr>
        <w:t>：</w:t>
      </w:r>
      <w:r>
        <w:rPr>
          <w:rFonts w:asciiTheme="minorEastAsia" w:hAnsiTheme="minorEastAsia" w:cstheme="minorEastAsia" w:hint="eastAsia"/>
          <w:sz w:val="24"/>
          <w:szCs w:val="24"/>
        </w:rPr>
        <w:t>2.0.1.*</w:t>
      </w: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439795" cy="4150995"/>
            <wp:effectExtent l="19050" t="0" r="7907"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noChangeArrowheads="1"/>
                    </pic:cNvPicPr>
                  </pic:nvPicPr>
                  <pic:blipFill>
                    <a:blip r:embed="rId30"/>
                    <a:srcRect/>
                    <a:stretch>
                      <a:fillRect/>
                    </a:stretch>
                  </pic:blipFill>
                  <pic:spPr>
                    <a:xfrm>
                      <a:off x="0" y="0"/>
                      <a:ext cx="3440143" cy="4151150"/>
                    </a:xfrm>
                    <a:prstGeom prst="rect">
                      <a:avLst/>
                    </a:prstGeom>
                    <a:noFill/>
                    <a:ln w="9525">
                      <a:noFill/>
                      <a:miter lim="800000"/>
                      <a:headEnd/>
                      <a:tailEnd/>
                    </a:ln>
                  </pic:spPr>
                </pic:pic>
              </a:graphicData>
            </a:graphic>
          </wp:inline>
        </w:drawing>
      </w:r>
    </w:p>
    <w:p w:rsidR="00E56F05" w:rsidRDefault="00E56F05">
      <w:pPr>
        <w:jc w:val="left"/>
        <w:rPr>
          <w:rFonts w:asciiTheme="minorEastAsia" w:hAnsiTheme="minorEastAsia" w:cstheme="minorEastAsia"/>
          <w:sz w:val="24"/>
          <w:szCs w:val="24"/>
        </w:rPr>
      </w:pP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sz w:val="24"/>
          <w:szCs w:val="24"/>
        </w:rPr>
        <w:t>使用上述方法无法登陆财务系统或虚拟连接无</w:t>
      </w:r>
      <w:r>
        <w:rPr>
          <w:rFonts w:asciiTheme="minorEastAsia" w:hAnsiTheme="minorEastAsia" w:cstheme="minorEastAsia" w:hint="eastAsia"/>
          <w:sz w:val="24"/>
          <w:szCs w:val="24"/>
        </w:rPr>
        <w:t>IP</w:t>
      </w:r>
      <w:r>
        <w:rPr>
          <w:rFonts w:asciiTheme="minorEastAsia" w:hAnsiTheme="minorEastAsia" w:cstheme="minorEastAsia" w:hint="eastAsia"/>
          <w:sz w:val="24"/>
          <w:szCs w:val="24"/>
        </w:rPr>
        <w:t>地址，请查看电脑本地网络连接中的</w:t>
      </w:r>
      <w:r>
        <w:rPr>
          <w:rFonts w:asciiTheme="minorEastAsia" w:hAnsiTheme="minorEastAsia" w:cstheme="minorEastAsia" w:hint="eastAsia"/>
          <w:sz w:val="24"/>
          <w:szCs w:val="24"/>
        </w:rPr>
        <w:t>Sangfor SSL VPN</w:t>
      </w:r>
      <w:r>
        <w:rPr>
          <w:rFonts w:asciiTheme="minorEastAsia" w:hAnsiTheme="minorEastAsia" w:cstheme="minorEastAsia" w:hint="eastAsia"/>
          <w:sz w:val="24"/>
          <w:szCs w:val="24"/>
        </w:rPr>
        <w:t>的虚拟网卡是否连接正常。如图</w:t>
      </w:r>
      <w:r>
        <w:rPr>
          <w:rFonts w:asciiTheme="minorEastAsia" w:hAnsiTheme="minorEastAsia" w:cstheme="minorEastAsia" w:hint="eastAsia"/>
          <w:noProof/>
          <w:sz w:val="24"/>
          <w:szCs w:val="24"/>
        </w:rPr>
        <w:drawing>
          <wp:inline distT="0" distB="0" distL="0" distR="0">
            <wp:extent cx="1766570" cy="478790"/>
            <wp:effectExtent l="19050" t="0" r="5032"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31"/>
                    <a:srcRect/>
                    <a:stretch>
                      <a:fillRect/>
                    </a:stretch>
                  </pic:blipFill>
                  <pic:spPr>
                    <a:xfrm>
                      <a:off x="0" y="0"/>
                      <a:ext cx="1768533" cy="479710"/>
                    </a:xfrm>
                    <a:prstGeom prst="rect">
                      <a:avLst/>
                    </a:prstGeom>
                    <a:noFill/>
                    <a:ln w="9525">
                      <a:noFill/>
                      <a:miter lim="800000"/>
                      <a:headEnd/>
                      <a:tailEnd/>
                    </a:ln>
                  </pic:spPr>
                </pic:pic>
              </a:graphicData>
            </a:graphic>
          </wp:inline>
        </w:drawing>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sz w:val="24"/>
          <w:szCs w:val="24"/>
        </w:rPr>
        <w:t>查看方法：鼠标右击电脑桌面右下角状态栏的网络图标，选择网络和共享中心。然后打开更改适配器设置</w:t>
      </w:r>
    </w:p>
    <w:p w:rsidR="00E56F05" w:rsidRDefault="00426C2C">
      <w:pPr>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2639695" cy="1216025"/>
            <wp:effectExtent l="19050" t="0" r="8255" b="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noChangeArrowheads="1"/>
                    </pic:cNvPicPr>
                  </pic:nvPicPr>
                  <pic:blipFill>
                    <a:blip r:embed="rId32"/>
                    <a:srcRect/>
                    <a:stretch>
                      <a:fillRect/>
                    </a:stretch>
                  </pic:blipFill>
                  <pic:spPr>
                    <a:xfrm>
                      <a:off x="0" y="0"/>
                      <a:ext cx="2639695" cy="1216025"/>
                    </a:xfrm>
                    <a:prstGeom prst="rect">
                      <a:avLst/>
                    </a:prstGeom>
                    <a:noFill/>
                    <a:ln w="9525">
                      <a:noFill/>
                      <a:miter lim="800000"/>
                      <a:headEnd/>
                      <a:tailEnd/>
                    </a:ln>
                  </pic:spPr>
                </pic:pic>
              </a:graphicData>
            </a:graphic>
          </wp:inline>
        </w:drawing>
      </w:r>
    </w:p>
    <w:p w:rsidR="00E56F05" w:rsidRDefault="00426C2C">
      <w:pPr>
        <w:jc w:val="left"/>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3131820" cy="2889250"/>
            <wp:effectExtent l="1905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noChangeArrowheads="1"/>
                    </pic:cNvPicPr>
                  </pic:nvPicPr>
                  <pic:blipFill>
                    <a:blip r:embed="rId33"/>
                    <a:srcRect/>
                    <a:stretch>
                      <a:fillRect/>
                    </a:stretch>
                  </pic:blipFill>
                  <pic:spPr>
                    <a:xfrm>
                      <a:off x="0" y="0"/>
                      <a:ext cx="3130362" cy="2888167"/>
                    </a:xfrm>
                    <a:prstGeom prst="rect">
                      <a:avLst/>
                    </a:prstGeom>
                    <a:noFill/>
                    <a:ln w="9525">
                      <a:noFill/>
                      <a:miter lim="800000"/>
                      <a:headEnd/>
                      <a:tailEnd/>
                    </a:ln>
                  </pic:spPr>
                </pic:pic>
              </a:graphicData>
            </a:graphic>
          </wp:inline>
        </w:drawing>
      </w:r>
      <w:r>
        <w:rPr>
          <w:rFonts w:asciiTheme="minorEastAsia" w:hAnsiTheme="minorEastAsia" w:cstheme="minorEastAsia" w:hint="eastAsia"/>
          <w:noProof/>
          <w:sz w:val="24"/>
          <w:szCs w:val="24"/>
        </w:rPr>
        <w:drawing>
          <wp:inline distT="0" distB="0" distL="0" distR="0">
            <wp:extent cx="3129280" cy="2887345"/>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34"/>
                    <a:srcRect/>
                    <a:stretch>
                      <a:fillRect/>
                    </a:stretch>
                  </pic:blipFill>
                  <pic:spPr>
                    <a:xfrm>
                      <a:off x="0" y="0"/>
                      <a:ext cx="3131126" cy="2888872"/>
                    </a:xfrm>
                    <a:prstGeom prst="rect">
                      <a:avLst/>
                    </a:prstGeom>
                    <a:noFill/>
                    <a:ln w="9525">
                      <a:noFill/>
                      <a:miter lim="800000"/>
                      <a:headEnd/>
                      <a:tailEnd/>
                    </a:ln>
                  </pic:spPr>
                </pic:pic>
              </a:graphicData>
            </a:graphic>
          </wp:inline>
        </w:drawing>
      </w:r>
    </w:p>
    <w:p w:rsidR="00E56F05" w:rsidRDefault="00E56F05">
      <w:pPr>
        <w:jc w:val="left"/>
        <w:rPr>
          <w:rFonts w:asciiTheme="minorEastAsia" w:hAnsiTheme="minorEastAsia" w:cstheme="minorEastAsia"/>
          <w:sz w:val="24"/>
          <w:szCs w:val="24"/>
        </w:rPr>
      </w:pPr>
    </w:p>
    <w:p w:rsidR="00E56F05" w:rsidRDefault="00E56F05">
      <w:pPr>
        <w:jc w:val="left"/>
        <w:rPr>
          <w:rFonts w:asciiTheme="minorEastAsia" w:hAnsiTheme="minorEastAsia" w:cstheme="minorEastAsia"/>
          <w:sz w:val="24"/>
          <w:szCs w:val="24"/>
        </w:rPr>
      </w:pPr>
    </w:p>
    <w:p w:rsidR="00E56F05" w:rsidRDefault="00426C2C">
      <w:pPr>
        <w:pStyle w:val="a3"/>
        <w:rPr>
          <w:rFonts w:asciiTheme="minorEastAsia" w:hAnsiTheme="minorEastAsia" w:cstheme="minorEastAsia"/>
          <w:sz w:val="24"/>
          <w:szCs w:val="24"/>
        </w:rPr>
      </w:pPr>
      <w:r>
        <w:rPr>
          <w:rFonts w:asciiTheme="minorEastAsia" w:hAnsiTheme="minorEastAsia" w:cstheme="minorEastAsia" w:hint="eastAsia"/>
          <w:sz w:val="24"/>
          <w:szCs w:val="24"/>
        </w:rPr>
        <w:t>如果发</w:t>
      </w:r>
      <w:r>
        <w:rPr>
          <w:rFonts w:asciiTheme="minorEastAsia" w:hAnsiTheme="minorEastAsia" w:cstheme="minorEastAsia" w:hint="eastAsia"/>
          <w:sz w:val="24"/>
          <w:szCs w:val="24"/>
        </w:rPr>
        <w:t>现虚拟网卡被禁用（被禁用显示为灰色），请使用鼠标左键双击虚拟网卡，或者鼠标右键单击并点击“启用”来手动启动虚拟网卡。</w:t>
      </w:r>
    </w:p>
    <w:p w:rsidR="00E56F05" w:rsidRDefault="00426C2C">
      <w:pPr>
        <w:jc w:val="center"/>
      </w:pPr>
      <w:r>
        <w:rPr>
          <w:noProof/>
        </w:rPr>
        <w:drawing>
          <wp:inline distT="0" distB="0" distL="0" distR="0">
            <wp:extent cx="2180590" cy="1209040"/>
            <wp:effectExtent l="1905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noChangeArrowheads="1"/>
                    </pic:cNvPicPr>
                  </pic:nvPicPr>
                  <pic:blipFill>
                    <a:blip r:embed="rId35"/>
                    <a:srcRect/>
                    <a:stretch>
                      <a:fillRect/>
                    </a:stretch>
                  </pic:blipFill>
                  <pic:spPr>
                    <a:xfrm>
                      <a:off x="0" y="0"/>
                      <a:ext cx="2182564" cy="1210482"/>
                    </a:xfrm>
                    <a:prstGeom prst="rect">
                      <a:avLst/>
                    </a:prstGeom>
                    <a:noFill/>
                    <a:ln w="9525">
                      <a:noFill/>
                      <a:miter lim="800000"/>
                      <a:headEnd/>
                      <a:tailEnd/>
                    </a:ln>
                  </pic:spPr>
                </pic:pic>
              </a:graphicData>
            </a:graphic>
          </wp:inline>
        </w:drawing>
      </w:r>
    </w:p>
    <w:p w:rsidR="00E56F05" w:rsidRDefault="00E56F05">
      <w:pPr>
        <w:jc w:val="left"/>
      </w:pPr>
    </w:p>
    <w:p w:rsidR="00E56F05" w:rsidRDefault="00E56F05">
      <w:pPr>
        <w:jc w:val="left"/>
      </w:pPr>
    </w:p>
    <w:sectPr w:rsidR="00E56F0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0C1D95"/>
    <w:multiLevelType w:val="multilevel"/>
    <w:tmpl w:val="4D0C1D95"/>
    <w:lvl w:ilvl="0">
      <w:start w:val="1"/>
      <w:numFmt w:val="decimal"/>
      <w:lvlText w:val="%1、"/>
      <w:lvlJc w:val="left"/>
      <w:pPr>
        <w:ind w:left="825" w:hanging="720"/>
      </w:pPr>
      <w:rPr>
        <w:rFonts w:hint="default"/>
      </w:rPr>
    </w:lvl>
    <w:lvl w:ilvl="1">
      <w:start w:val="1"/>
      <w:numFmt w:val="lowerLetter"/>
      <w:lvlText w:val="%2)"/>
      <w:lvlJc w:val="left"/>
      <w:pPr>
        <w:ind w:left="945" w:hanging="420"/>
      </w:pPr>
    </w:lvl>
    <w:lvl w:ilvl="2">
      <w:start w:val="1"/>
      <w:numFmt w:val="lowerRoman"/>
      <w:lvlText w:val="%3."/>
      <w:lvlJc w:val="right"/>
      <w:pPr>
        <w:ind w:left="1365" w:hanging="420"/>
      </w:pPr>
    </w:lvl>
    <w:lvl w:ilvl="3">
      <w:start w:val="1"/>
      <w:numFmt w:val="decimal"/>
      <w:lvlText w:val="%4."/>
      <w:lvlJc w:val="left"/>
      <w:pPr>
        <w:ind w:left="1785" w:hanging="420"/>
      </w:pPr>
    </w:lvl>
    <w:lvl w:ilvl="4">
      <w:start w:val="1"/>
      <w:numFmt w:val="lowerLetter"/>
      <w:lvlText w:val="%5)"/>
      <w:lvlJc w:val="left"/>
      <w:pPr>
        <w:ind w:left="2205" w:hanging="420"/>
      </w:pPr>
    </w:lvl>
    <w:lvl w:ilvl="5">
      <w:start w:val="1"/>
      <w:numFmt w:val="lowerRoman"/>
      <w:lvlText w:val="%6."/>
      <w:lvlJc w:val="right"/>
      <w:pPr>
        <w:ind w:left="2625" w:hanging="420"/>
      </w:pPr>
    </w:lvl>
    <w:lvl w:ilvl="6">
      <w:start w:val="1"/>
      <w:numFmt w:val="decimal"/>
      <w:lvlText w:val="%7."/>
      <w:lvlJc w:val="left"/>
      <w:pPr>
        <w:ind w:left="3045" w:hanging="420"/>
      </w:pPr>
    </w:lvl>
    <w:lvl w:ilvl="7">
      <w:start w:val="1"/>
      <w:numFmt w:val="lowerLetter"/>
      <w:lvlText w:val="%8)"/>
      <w:lvlJc w:val="left"/>
      <w:pPr>
        <w:ind w:left="3465" w:hanging="420"/>
      </w:pPr>
    </w:lvl>
    <w:lvl w:ilvl="8">
      <w:start w:val="1"/>
      <w:numFmt w:val="lowerRoman"/>
      <w:lvlText w:val="%9."/>
      <w:lvlJc w:val="right"/>
      <w:pPr>
        <w:ind w:left="3885" w:hanging="420"/>
      </w:pPr>
    </w:lvl>
  </w:abstractNum>
  <w:abstractNum w:abstractNumId="1" w15:restartNumberingAfterBreak="0">
    <w:nsid w:val="4DD10F66"/>
    <w:multiLevelType w:val="multilevel"/>
    <w:tmpl w:val="4DD10F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82F33AA"/>
    <w:multiLevelType w:val="multilevel"/>
    <w:tmpl w:val="682F33AA"/>
    <w:lvl w:ilvl="0">
      <w:start w:val="1"/>
      <w:numFmt w:val="decimal"/>
      <w:lvlText w:val="%1."/>
      <w:lvlJc w:val="left"/>
      <w:pPr>
        <w:ind w:left="775" w:hanging="360"/>
      </w:pPr>
      <w:rPr>
        <w:rFonts w:hint="default"/>
      </w:r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05597"/>
    <w:rsid w:val="00003CEB"/>
    <w:rsid w:val="001C340E"/>
    <w:rsid w:val="00205DAD"/>
    <w:rsid w:val="002A0746"/>
    <w:rsid w:val="00426C2C"/>
    <w:rsid w:val="004734DE"/>
    <w:rsid w:val="004C604E"/>
    <w:rsid w:val="0052328D"/>
    <w:rsid w:val="006207E7"/>
    <w:rsid w:val="006B405A"/>
    <w:rsid w:val="00775ADF"/>
    <w:rsid w:val="008813EA"/>
    <w:rsid w:val="008D2267"/>
    <w:rsid w:val="00A74EC1"/>
    <w:rsid w:val="00B009DA"/>
    <w:rsid w:val="00B1530B"/>
    <w:rsid w:val="00BC421E"/>
    <w:rsid w:val="00E56F05"/>
    <w:rsid w:val="00E82991"/>
    <w:rsid w:val="00F05597"/>
    <w:rsid w:val="00FA7FDB"/>
    <w:rsid w:val="00FE6AEC"/>
    <w:rsid w:val="090A2241"/>
    <w:rsid w:val="120A2A54"/>
    <w:rsid w:val="14875CF7"/>
    <w:rsid w:val="166A1952"/>
    <w:rsid w:val="1AA90A4A"/>
    <w:rsid w:val="1CC219C0"/>
    <w:rsid w:val="30BC3ACD"/>
    <w:rsid w:val="3C480091"/>
    <w:rsid w:val="45517B09"/>
    <w:rsid w:val="51153160"/>
    <w:rsid w:val="53FA3836"/>
    <w:rsid w:val="566E24AF"/>
    <w:rsid w:val="5E480D39"/>
    <w:rsid w:val="6531763F"/>
    <w:rsid w:val="667B6615"/>
    <w:rsid w:val="6FB51E65"/>
    <w:rsid w:val="75316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C6F9B9-153F-4D5B-883D-ACE6C06C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aa">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b">
    <w:name w:val="Hyperlink"/>
    <w:basedOn w:val="a0"/>
    <w:uiPriority w:val="99"/>
    <w:unhideWhenUsed/>
    <w:qFormat/>
    <w:rPr>
      <w:color w:val="0000FF" w:themeColor="hyperlink"/>
      <w:u w:val="single"/>
    </w:rPr>
  </w:style>
  <w:style w:type="character" w:styleId="ac">
    <w:name w:val="annotation reference"/>
    <w:basedOn w:val="a0"/>
    <w:uiPriority w:val="99"/>
    <w:semiHidden/>
    <w:unhideWhenUsed/>
    <w:qFormat/>
    <w:rPr>
      <w:sz w:val="21"/>
      <w:szCs w:val="21"/>
    </w:rPr>
  </w:style>
  <w:style w:type="character" w:customStyle="1" w:styleId="10">
    <w:name w:val="标题 1 字符"/>
    <w:basedOn w:val="a0"/>
    <w:link w:val="1"/>
    <w:uiPriority w:val="9"/>
    <w:qFormat/>
    <w:rPr>
      <w:rFonts w:ascii="宋体" w:eastAsia="宋体" w:hAnsi="宋体" w:cs="宋体"/>
      <w:b/>
      <w:bCs/>
      <w:kern w:val="36"/>
      <w:sz w:val="48"/>
      <w:szCs w:val="48"/>
    </w:rPr>
  </w:style>
  <w:style w:type="paragraph" w:customStyle="1" w:styleId="artimetas">
    <w:name w:val="arti_metas"/>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rtiupdate">
    <w:name w:val="arti_update"/>
    <w:basedOn w:val="a0"/>
    <w:qFormat/>
  </w:style>
  <w:style w:type="paragraph" w:styleId="ad">
    <w:name w:val="List Paragraph"/>
    <w:basedOn w:val="a"/>
    <w:uiPriority w:val="34"/>
    <w:qFormat/>
    <w:pPr>
      <w:ind w:firstLineChars="200" w:firstLine="420"/>
    </w:pPr>
  </w:style>
  <w:style w:type="character" w:customStyle="1" w:styleId="a5">
    <w:name w:val="批注框文本 字符"/>
    <w:basedOn w:val="a0"/>
    <w:link w:val="a4"/>
    <w:uiPriority w:val="99"/>
    <w:semiHidden/>
    <w:qFormat/>
    <w:rPr>
      <w:sz w:val="18"/>
      <w:szCs w:val="18"/>
    </w:r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cmssl.guet.edu.cn"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iw.guet.edu.cn/" TargetMode="External"/><Relationship Id="rId3" Type="http://schemas.openxmlformats.org/officeDocument/2006/relationships/numbering" Target="numbering.xml"/><Relationship Id="rId21" Type="http://schemas.openxmlformats.org/officeDocument/2006/relationships/hyperlink" Target="http://iw.guet.edu.cn" TargetMode="External"/><Relationship Id="rId34" Type="http://schemas.openxmlformats.org/officeDocument/2006/relationships/image" Target="media/image19.png"/><Relationship Id="rId7" Type="http://schemas.openxmlformats.org/officeDocument/2006/relationships/hyperlink" Target="https://sslvpn.guet.edu.cn/" TargetMode="Externa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mssl.guet.edu.cn" TargetMode="External"/><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mssl.guet.edu.cn" TargetMode="External"/><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sslvpn.guet.edu.cn/"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cmssl.guet.edu.cn" TargetMode="External"/><Relationship Id="rId14" Type="http://schemas.openxmlformats.org/officeDocument/2006/relationships/image" Target="media/image5.png"/><Relationship Id="rId22" Type="http://schemas.openxmlformats.org/officeDocument/2006/relationships/hyperlink" Target="http://sslvpn.guet.edu.c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0BF24C-48A4-4E30-9C6D-126714E9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331</Words>
  <Characters>1890</Characters>
  <Application>Microsoft Office Word</Application>
  <DocSecurity>0</DocSecurity>
  <Lines>15</Lines>
  <Paragraphs>4</Paragraphs>
  <ScaleCrop>false</ScaleCrop>
  <Company>Sky123.Org</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Windows 用户</cp:lastModifiedBy>
  <cp:revision>2</cp:revision>
  <dcterms:created xsi:type="dcterms:W3CDTF">2020-01-07T00:55:00Z</dcterms:created>
  <dcterms:modified xsi:type="dcterms:W3CDTF">2020-01-07T00:55:00Z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